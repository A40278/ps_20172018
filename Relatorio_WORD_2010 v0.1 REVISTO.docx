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144"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AEA9D" id="Straight Connector 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6192"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CCCDA" id="Straight Connector 5"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59264"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9A0F3F6"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087CA"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Pr="007B55A4" w:rsidRDefault="003737CF" w:rsidP="003737CF">
      <w:pPr>
        <w:rPr>
          <w:rFonts w:eastAsiaTheme="majorEastAsia"/>
          <w:lang w:val="en-US"/>
        </w:rPr>
      </w:pPr>
      <w:r w:rsidRPr="007B55A4">
        <w:rPr>
          <w:lang w:val="en-US"/>
        </w:rP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65317A">
          <w:rPr>
            <w:webHidden/>
          </w:rPr>
          <w:t>v</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15" w:history="1">
        <w:r w:rsidR="00327B46" w:rsidRPr="00E53812">
          <w:rPr>
            <w:rStyle w:val="Hiperligao"/>
            <w:lang w:val="en-US"/>
          </w:rPr>
          <w:t>Abstract</w:t>
        </w:r>
        <w:r w:rsidR="00327B46">
          <w:rPr>
            <w:webHidden/>
          </w:rPr>
          <w:tab/>
        </w:r>
        <w:r w:rsidR="00327B46">
          <w:rPr>
            <w:webHidden/>
          </w:rPr>
          <w:fldChar w:fldCharType="begin"/>
        </w:r>
        <w:r w:rsidR="00327B46">
          <w:rPr>
            <w:webHidden/>
          </w:rPr>
          <w:instrText xml:space="preserve"> PAGEREF _Toc512102615 \h </w:instrText>
        </w:r>
        <w:r w:rsidR="00327B46">
          <w:rPr>
            <w:webHidden/>
          </w:rPr>
        </w:r>
        <w:r w:rsidR="00327B46">
          <w:rPr>
            <w:webHidden/>
          </w:rPr>
          <w:fldChar w:fldCharType="separate"/>
        </w:r>
        <w:r w:rsidR="0065317A">
          <w:rPr>
            <w:webHidden/>
          </w:rPr>
          <w:t>vii</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16" w:history="1">
        <w:r w:rsidR="00327B46" w:rsidRPr="00E53812">
          <w:rPr>
            <w:rStyle w:val="Hiperligao"/>
          </w:rPr>
          <w:t>Lista de Figuras</w:t>
        </w:r>
        <w:r w:rsidR="00327B46">
          <w:rPr>
            <w:webHidden/>
          </w:rPr>
          <w:tab/>
        </w:r>
        <w:r w:rsidR="00327B46">
          <w:rPr>
            <w:webHidden/>
          </w:rPr>
          <w:fldChar w:fldCharType="begin"/>
        </w:r>
        <w:r w:rsidR="00327B46">
          <w:rPr>
            <w:webHidden/>
          </w:rPr>
          <w:instrText xml:space="preserve"> PAGEREF _Toc512102616 \h </w:instrText>
        </w:r>
        <w:r w:rsidR="00327B46">
          <w:rPr>
            <w:webHidden/>
          </w:rPr>
        </w:r>
        <w:r w:rsidR="00327B46">
          <w:rPr>
            <w:webHidden/>
          </w:rPr>
          <w:fldChar w:fldCharType="separate"/>
        </w:r>
        <w:r w:rsidR="0065317A">
          <w:rPr>
            <w:webHidden/>
          </w:rPr>
          <w:t>xi</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17" w:history="1">
        <w:r w:rsidR="00327B46" w:rsidRPr="00E53812">
          <w:rPr>
            <w:rStyle w:val="Hiperligao"/>
          </w:rPr>
          <w:t>Lista de Tabelas</w:t>
        </w:r>
        <w:r w:rsidR="00327B46">
          <w:rPr>
            <w:webHidden/>
          </w:rPr>
          <w:tab/>
        </w:r>
        <w:r w:rsidR="00327B46">
          <w:rPr>
            <w:webHidden/>
          </w:rPr>
          <w:fldChar w:fldCharType="begin"/>
        </w:r>
        <w:r w:rsidR="00327B46">
          <w:rPr>
            <w:webHidden/>
          </w:rPr>
          <w:instrText xml:space="preserve"> PAGEREF _Toc512102617 \h </w:instrText>
        </w:r>
        <w:r w:rsidR="00327B46">
          <w:rPr>
            <w:webHidden/>
          </w:rPr>
        </w:r>
        <w:r w:rsidR="00327B46">
          <w:rPr>
            <w:webHidden/>
          </w:rPr>
          <w:fldChar w:fldCharType="separate"/>
        </w:r>
        <w:r w:rsidR="0065317A">
          <w:rPr>
            <w:webHidden/>
          </w:rPr>
          <w:t>xiii</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18" w:history="1">
        <w:r w:rsidR="00327B46" w:rsidRPr="00E53812">
          <w:rPr>
            <w:rStyle w:val="Hiperligao"/>
          </w:rPr>
          <w:t>1.</w:t>
        </w:r>
        <w:r w:rsidR="00327B46">
          <w:rPr>
            <w:rFonts w:eastAsiaTheme="minorEastAsia"/>
            <w:sz w:val="22"/>
            <w:szCs w:val="22"/>
            <w:lang w:eastAsia="pt-PT"/>
          </w:rPr>
          <w:t xml:space="preserve"> </w:t>
        </w:r>
        <w:r w:rsidR="00327B46" w:rsidRPr="00E53812">
          <w:rPr>
            <w:rStyle w:val="Hiperligao"/>
          </w:rPr>
          <w:t>Introdução</w:t>
        </w:r>
        <w:r w:rsidR="00327B46">
          <w:rPr>
            <w:webHidden/>
          </w:rPr>
          <w:tab/>
        </w:r>
        <w:r w:rsidR="00327B46">
          <w:rPr>
            <w:webHidden/>
          </w:rPr>
          <w:fldChar w:fldCharType="begin"/>
        </w:r>
        <w:r w:rsidR="00327B46">
          <w:rPr>
            <w:webHidden/>
          </w:rPr>
          <w:instrText xml:space="preserve"> PAGEREF _Toc512102618 \h </w:instrText>
        </w:r>
        <w:r w:rsidR="00327B46">
          <w:rPr>
            <w:webHidden/>
          </w:rPr>
        </w:r>
        <w:r w:rsidR="00327B46">
          <w:rPr>
            <w:webHidden/>
          </w:rPr>
          <w:fldChar w:fldCharType="separate"/>
        </w:r>
        <w:r w:rsidR="0065317A">
          <w:rPr>
            <w:webHidden/>
          </w:rPr>
          <w:t>1</w:t>
        </w:r>
        <w:r w:rsidR="00327B46">
          <w:rPr>
            <w:webHidden/>
          </w:rPr>
          <w:fldChar w:fldCharType="end"/>
        </w:r>
      </w:hyperlink>
    </w:p>
    <w:p w:rsidR="00327B46" w:rsidRDefault="00EB4C6B">
      <w:pPr>
        <w:pStyle w:val="ndice2"/>
        <w:tabs>
          <w:tab w:val="left" w:pos="880"/>
          <w:tab w:val="right" w:leader="dot" w:pos="8494"/>
        </w:tabs>
        <w:rPr>
          <w:rFonts w:eastAsiaTheme="minorEastAsia"/>
          <w:smallCaps w:val="0"/>
          <w:noProof/>
          <w:sz w:val="22"/>
          <w:szCs w:val="22"/>
          <w:lang w:eastAsia="pt-PT"/>
        </w:rPr>
      </w:pPr>
      <w:hyperlink w:anchor="_Toc512102619" w:history="1">
        <w:r w:rsidR="00327B46" w:rsidRPr="00E53812">
          <w:rPr>
            <w:rStyle w:val="Hiperligao"/>
            <w:noProof/>
          </w:rPr>
          <w:t>1.1</w:t>
        </w:r>
        <w:r w:rsidR="00327B46">
          <w:rPr>
            <w:rFonts w:eastAsiaTheme="minorEastAsia"/>
            <w:smallCaps w:val="0"/>
            <w:noProof/>
            <w:sz w:val="22"/>
            <w:szCs w:val="22"/>
            <w:lang w:eastAsia="pt-PT"/>
          </w:rPr>
          <w:t xml:space="preserve"> </w:t>
        </w:r>
        <w:r w:rsidR="00327B46" w:rsidRPr="00E53812">
          <w:rPr>
            <w:rStyle w:val="Hiperligao"/>
            <w:noProof/>
          </w:rPr>
          <w:t>Enquadramentos</w:t>
        </w:r>
        <w:r w:rsidR="00327B46">
          <w:rPr>
            <w:noProof/>
            <w:webHidden/>
          </w:rPr>
          <w:tab/>
        </w:r>
        <w:r w:rsidR="00327B46">
          <w:rPr>
            <w:noProof/>
            <w:webHidden/>
          </w:rPr>
          <w:fldChar w:fldCharType="begin"/>
        </w:r>
        <w:r w:rsidR="00327B46">
          <w:rPr>
            <w:noProof/>
            <w:webHidden/>
          </w:rPr>
          <w:instrText xml:space="preserve"> PAGEREF _Toc512102619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EB4C6B">
      <w:pPr>
        <w:pStyle w:val="ndice2"/>
        <w:tabs>
          <w:tab w:val="left" w:pos="880"/>
          <w:tab w:val="right" w:leader="dot" w:pos="8494"/>
        </w:tabs>
        <w:rPr>
          <w:rFonts w:eastAsiaTheme="minorEastAsia"/>
          <w:smallCaps w:val="0"/>
          <w:noProof/>
          <w:sz w:val="22"/>
          <w:szCs w:val="22"/>
          <w:lang w:eastAsia="pt-PT"/>
        </w:rPr>
      </w:pPr>
      <w:hyperlink w:anchor="_Toc512102620" w:history="1">
        <w:r w:rsidR="00327B46" w:rsidRPr="00E53812">
          <w:rPr>
            <w:rStyle w:val="Hiperligao"/>
            <w:noProof/>
          </w:rPr>
          <w:t>1.2</w:t>
        </w:r>
        <w:r w:rsidR="00327B46">
          <w:rPr>
            <w:rFonts w:eastAsiaTheme="minorEastAsia"/>
            <w:smallCaps w:val="0"/>
            <w:noProof/>
            <w:sz w:val="22"/>
            <w:szCs w:val="22"/>
            <w:lang w:eastAsia="pt-PT"/>
          </w:rPr>
          <w:t xml:space="preserve"> </w:t>
        </w:r>
        <w:r w:rsidR="00327B46" w:rsidRPr="00E53812">
          <w:rPr>
            <w:rStyle w:val="Hiperligao"/>
            <w:noProof/>
          </w:rPr>
          <w:t>Objectivos</w:t>
        </w:r>
        <w:r w:rsidR="00327B46">
          <w:rPr>
            <w:noProof/>
            <w:webHidden/>
          </w:rPr>
          <w:tab/>
        </w:r>
        <w:r w:rsidR="00327B46">
          <w:rPr>
            <w:noProof/>
            <w:webHidden/>
          </w:rPr>
          <w:fldChar w:fldCharType="begin"/>
        </w:r>
        <w:r w:rsidR="00327B46">
          <w:rPr>
            <w:noProof/>
            <w:webHidden/>
          </w:rPr>
          <w:instrText xml:space="preserve"> PAGEREF _Toc512102620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EB4C6B">
      <w:pPr>
        <w:pStyle w:val="ndice2"/>
        <w:tabs>
          <w:tab w:val="right" w:leader="dot" w:pos="8494"/>
        </w:tabs>
        <w:rPr>
          <w:rFonts w:eastAsiaTheme="minorEastAsia"/>
          <w:smallCaps w:val="0"/>
          <w:noProof/>
          <w:sz w:val="22"/>
          <w:szCs w:val="22"/>
          <w:lang w:eastAsia="pt-PT"/>
        </w:rPr>
      </w:pPr>
      <w:hyperlink w:anchor="_Toc512102621" w:history="1">
        <w:r w:rsidR="00327B46" w:rsidRPr="00E53812">
          <w:rPr>
            <w:rStyle w:val="Hiperligao"/>
            <w:noProof/>
          </w:rPr>
          <w:t>1.3 Organização do documento</w:t>
        </w:r>
        <w:r w:rsidR="00327B46">
          <w:rPr>
            <w:noProof/>
            <w:webHidden/>
          </w:rPr>
          <w:tab/>
        </w:r>
        <w:r w:rsidR="00327B46">
          <w:rPr>
            <w:noProof/>
            <w:webHidden/>
          </w:rPr>
          <w:fldChar w:fldCharType="begin"/>
        </w:r>
        <w:r w:rsidR="00327B46">
          <w:rPr>
            <w:noProof/>
            <w:webHidden/>
          </w:rPr>
          <w:instrText xml:space="preserve"> PAGEREF _Toc512102621 \h </w:instrText>
        </w:r>
        <w:r w:rsidR="00327B46">
          <w:rPr>
            <w:noProof/>
            <w:webHidden/>
          </w:rPr>
        </w:r>
        <w:r w:rsidR="00327B46">
          <w:rPr>
            <w:noProof/>
            <w:webHidden/>
          </w:rPr>
          <w:fldChar w:fldCharType="separate"/>
        </w:r>
        <w:r w:rsidR="0065317A">
          <w:rPr>
            <w:noProof/>
            <w:webHidden/>
          </w:rPr>
          <w:t>2</w:t>
        </w:r>
        <w:r w:rsidR="00327B46">
          <w:rPr>
            <w:noProof/>
            <w:webHidden/>
          </w:rPr>
          <w:fldChar w:fldCharType="end"/>
        </w:r>
      </w:hyperlink>
    </w:p>
    <w:p w:rsidR="00327B46" w:rsidRDefault="00EB4C6B" w:rsidP="00327B46">
      <w:pPr>
        <w:pStyle w:val="ndice1"/>
        <w:rPr>
          <w:rFonts w:eastAsiaTheme="minorEastAsia"/>
          <w:sz w:val="22"/>
          <w:szCs w:val="22"/>
          <w:lang w:eastAsia="pt-PT"/>
        </w:rPr>
      </w:pPr>
      <w:hyperlink w:anchor="_Toc512102622" w:history="1">
        <w:r w:rsidR="00327B46" w:rsidRPr="00E53812">
          <w:rPr>
            <w:rStyle w:val="Hiperligao"/>
          </w:rPr>
          <w:t>2.</w:t>
        </w:r>
        <w:r w:rsidR="00327B46">
          <w:rPr>
            <w:rFonts w:eastAsiaTheme="minorEastAsia"/>
            <w:sz w:val="22"/>
            <w:szCs w:val="22"/>
            <w:lang w:eastAsia="pt-PT"/>
          </w:rPr>
          <w:t xml:space="preserve"> </w:t>
        </w:r>
        <w:r w:rsidR="00327B46" w:rsidRPr="00E53812">
          <w:rPr>
            <w:rStyle w:val="Hiperligao"/>
          </w:rPr>
          <w:t>Formulação do Problema</w:t>
        </w:r>
        <w:r w:rsidR="00327B46">
          <w:rPr>
            <w:webHidden/>
          </w:rPr>
          <w:tab/>
        </w:r>
        <w:r w:rsidR="00327B46">
          <w:rPr>
            <w:webHidden/>
          </w:rPr>
          <w:fldChar w:fldCharType="begin"/>
        </w:r>
        <w:r w:rsidR="00327B46">
          <w:rPr>
            <w:webHidden/>
          </w:rPr>
          <w:instrText xml:space="preserve"> PAGEREF _Toc512102622 \h </w:instrText>
        </w:r>
        <w:r w:rsidR="00327B46">
          <w:rPr>
            <w:webHidden/>
          </w:rPr>
        </w:r>
        <w:r w:rsidR="00327B46">
          <w:rPr>
            <w:webHidden/>
          </w:rPr>
          <w:fldChar w:fldCharType="separate"/>
        </w:r>
        <w:r w:rsidR="0065317A">
          <w:rPr>
            <w:webHidden/>
          </w:rPr>
          <w:t>4</w:t>
        </w:r>
        <w:r w:rsidR="00327B46">
          <w:rPr>
            <w:webHidden/>
          </w:rPr>
          <w:fldChar w:fldCharType="end"/>
        </w:r>
      </w:hyperlink>
    </w:p>
    <w:p w:rsidR="00327B46" w:rsidRPr="008533B8" w:rsidRDefault="00EB4C6B" w:rsidP="008533B8">
      <w:pPr>
        <w:pStyle w:val="ndice1"/>
        <w:ind w:left="221"/>
        <w:rPr>
          <w:rFonts w:eastAsiaTheme="minorEastAsia"/>
          <w:b w:val="0"/>
          <w:sz w:val="22"/>
          <w:szCs w:val="22"/>
          <w:lang w:eastAsia="pt-PT"/>
        </w:rPr>
      </w:pPr>
      <w:hyperlink w:anchor="_Toc512102623" w:history="1">
        <w:r w:rsidR="00327B46" w:rsidRPr="008533B8">
          <w:rPr>
            <w:rStyle w:val="Hiperligao"/>
            <w:b w:val="0"/>
            <w:u w:val="none"/>
          </w:rPr>
          <w:t>2.1</w:t>
        </w:r>
        <w:r w:rsidR="00327B46" w:rsidRPr="008533B8">
          <w:rPr>
            <w:rFonts w:eastAsiaTheme="minorEastAsia"/>
            <w:b w:val="0"/>
            <w:sz w:val="22"/>
            <w:szCs w:val="22"/>
            <w:lang w:eastAsia="pt-PT"/>
          </w:rPr>
          <w:t xml:space="preserve"> </w:t>
        </w:r>
        <w:r w:rsidR="00327B46" w:rsidRPr="008533B8">
          <w:rPr>
            <w:rStyle w:val="Hiperligao"/>
            <w:b w:val="0"/>
            <w:u w:val="none"/>
          </w:rPr>
          <w:t>Estado de arte</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_Toc512102623 \h </w:instrText>
        </w:r>
        <w:r w:rsidR="00327B46" w:rsidRPr="008533B8">
          <w:rPr>
            <w:b w:val="0"/>
            <w:webHidden/>
          </w:rPr>
        </w:r>
        <w:r w:rsidR="00327B46" w:rsidRPr="008533B8">
          <w:rPr>
            <w:b w:val="0"/>
            <w:webHidden/>
          </w:rPr>
          <w:fldChar w:fldCharType="separate"/>
        </w:r>
        <w:r w:rsidR="0065317A">
          <w:rPr>
            <w:b w:val="0"/>
            <w:webHidden/>
          </w:rPr>
          <w:t>4</w:t>
        </w:r>
        <w:r w:rsidR="00327B46" w:rsidRPr="008533B8">
          <w:rPr>
            <w:b w:val="0"/>
            <w:webHidden/>
          </w:rPr>
          <w:fldChar w:fldCharType="end"/>
        </w:r>
      </w:hyperlink>
    </w:p>
    <w:p w:rsidR="00327B46" w:rsidRPr="008533B8" w:rsidRDefault="00EB4C6B" w:rsidP="008533B8">
      <w:pPr>
        <w:pStyle w:val="ndice1"/>
        <w:ind w:left="221"/>
        <w:rPr>
          <w:rFonts w:eastAsiaTheme="minorEastAsia"/>
          <w:b w:val="0"/>
          <w:sz w:val="22"/>
          <w:szCs w:val="22"/>
          <w:lang w:eastAsia="pt-PT"/>
        </w:rPr>
      </w:pPr>
      <w:hyperlink w:anchor="_Toc512102624" w:history="1">
        <w:r w:rsidR="00327B46" w:rsidRPr="008533B8">
          <w:rPr>
            <w:rStyle w:val="Hiperligao"/>
            <w:b w:val="0"/>
          </w:rPr>
          <w:t>2.2</w:t>
        </w:r>
        <w:r w:rsidR="00327B46" w:rsidRPr="008533B8">
          <w:rPr>
            <w:rFonts w:eastAsiaTheme="minorEastAsia"/>
            <w:b w:val="0"/>
            <w:sz w:val="22"/>
            <w:szCs w:val="22"/>
            <w:lang w:eastAsia="pt-PT"/>
          </w:rPr>
          <w:t xml:space="preserve">  </w:t>
        </w:r>
        <w:r w:rsidR="00327B46" w:rsidRPr="008533B8">
          <w:rPr>
            <w:rStyle w:val="Hiperligao"/>
            <w:b w:val="0"/>
          </w:rPr>
          <w:t>Descrição do Projeto</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_Toc512102624 \h </w:instrText>
        </w:r>
        <w:r w:rsidR="00327B46" w:rsidRPr="008533B8">
          <w:rPr>
            <w:b w:val="0"/>
            <w:webHidden/>
          </w:rPr>
        </w:r>
        <w:r w:rsidR="00327B46" w:rsidRPr="008533B8">
          <w:rPr>
            <w:b w:val="0"/>
            <w:webHidden/>
          </w:rPr>
          <w:fldChar w:fldCharType="separate"/>
        </w:r>
        <w:r w:rsidR="0065317A">
          <w:rPr>
            <w:b w:val="0"/>
            <w:webHidden/>
          </w:rPr>
          <w:t>7</w:t>
        </w:r>
        <w:r w:rsidR="00327B46" w:rsidRPr="008533B8">
          <w:rPr>
            <w:b w:val="0"/>
            <w:webHidden/>
          </w:rPr>
          <w:fldChar w:fldCharType="end"/>
        </w:r>
      </w:hyperlink>
    </w:p>
    <w:p w:rsidR="00327B46" w:rsidRDefault="00EB4C6B"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00327B46" w:rsidRPr="00E53812">
          <w:rPr>
            <w:rStyle w:val="Hiperligao"/>
            <w:noProof/>
          </w:rPr>
          <w:t>2.2.1</w:t>
        </w:r>
        <w:r w:rsidR="00327B46">
          <w:rPr>
            <w:rFonts w:eastAsiaTheme="minorEastAsia"/>
            <w:smallCaps w:val="0"/>
            <w:noProof/>
            <w:sz w:val="22"/>
            <w:szCs w:val="22"/>
            <w:lang w:eastAsia="pt-PT"/>
          </w:rPr>
          <w:t xml:space="preserve"> </w:t>
        </w:r>
        <w:r w:rsidR="00327B46" w:rsidRPr="00E53812">
          <w:rPr>
            <w:rStyle w:val="Hiperligao"/>
            <w:noProof/>
          </w:rPr>
          <w:t>Componente Web</w:t>
        </w:r>
        <w:r w:rsidR="00327B46">
          <w:rPr>
            <w:noProof/>
            <w:webHidden/>
          </w:rPr>
          <w:tab/>
        </w:r>
        <w:r w:rsidR="00327B46">
          <w:rPr>
            <w:noProof/>
            <w:webHidden/>
          </w:rPr>
          <w:fldChar w:fldCharType="begin"/>
        </w:r>
        <w:r w:rsidR="00327B46">
          <w:rPr>
            <w:noProof/>
            <w:webHidden/>
          </w:rPr>
          <w:instrText xml:space="preserve"> PAGEREF _Toc512102625 \h </w:instrText>
        </w:r>
        <w:r w:rsidR="00327B46">
          <w:rPr>
            <w:noProof/>
            <w:webHidden/>
          </w:rPr>
        </w:r>
        <w:r w:rsidR="00327B46">
          <w:rPr>
            <w:noProof/>
            <w:webHidden/>
          </w:rPr>
          <w:fldChar w:fldCharType="separate"/>
        </w:r>
        <w:r w:rsidR="0065317A">
          <w:rPr>
            <w:noProof/>
            <w:webHidden/>
          </w:rPr>
          <w:t>7</w:t>
        </w:r>
        <w:r w:rsidR="00327B46">
          <w:rPr>
            <w:noProof/>
            <w:webHidden/>
          </w:rPr>
          <w:fldChar w:fldCharType="end"/>
        </w:r>
      </w:hyperlink>
    </w:p>
    <w:p w:rsidR="00327B46" w:rsidRDefault="00EB4C6B"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00327B46" w:rsidRPr="00E53812">
          <w:rPr>
            <w:rStyle w:val="Hiperligao"/>
            <w:noProof/>
          </w:rPr>
          <w:t>2.2.2</w:t>
        </w:r>
        <w:r w:rsidR="00327B46">
          <w:rPr>
            <w:rFonts w:eastAsiaTheme="minorEastAsia"/>
            <w:smallCaps w:val="0"/>
            <w:noProof/>
            <w:sz w:val="22"/>
            <w:szCs w:val="22"/>
            <w:lang w:eastAsia="pt-PT"/>
          </w:rPr>
          <w:t xml:space="preserve"> </w:t>
        </w:r>
        <w:r w:rsidR="00327B46" w:rsidRPr="00E53812">
          <w:rPr>
            <w:rStyle w:val="Hiperligao"/>
            <w:noProof/>
          </w:rPr>
          <w:t>Componente Móvel</w:t>
        </w:r>
        <w:r w:rsidR="00327B46">
          <w:rPr>
            <w:noProof/>
            <w:webHidden/>
          </w:rPr>
          <w:tab/>
        </w:r>
        <w:r w:rsidR="00327B46">
          <w:rPr>
            <w:noProof/>
            <w:webHidden/>
          </w:rPr>
          <w:fldChar w:fldCharType="begin"/>
        </w:r>
        <w:r w:rsidR="00327B46">
          <w:rPr>
            <w:noProof/>
            <w:webHidden/>
          </w:rPr>
          <w:instrText xml:space="preserve"> PAGEREF _Toc512102626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EB4C6B"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00327B46" w:rsidRPr="00E53812">
          <w:rPr>
            <w:rStyle w:val="Hiperligao"/>
            <w:noProof/>
          </w:rPr>
          <w:t>2.2.3</w:t>
        </w:r>
        <w:r w:rsidR="00327B46">
          <w:rPr>
            <w:rFonts w:eastAsiaTheme="minorEastAsia"/>
            <w:smallCaps w:val="0"/>
            <w:noProof/>
            <w:sz w:val="22"/>
            <w:szCs w:val="22"/>
            <w:lang w:eastAsia="pt-PT"/>
          </w:rPr>
          <w:t xml:space="preserve"> </w:t>
        </w:r>
        <w:r w:rsidR="00327B46" w:rsidRPr="00E53812">
          <w:rPr>
            <w:rStyle w:val="Hiperligao"/>
            <w:noProof/>
          </w:rPr>
          <w:t>Requisitos Não Funcionais</w:t>
        </w:r>
        <w:r w:rsidR="00327B46">
          <w:rPr>
            <w:noProof/>
            <w:webHidden/>
          </w:rPr>
          <w:tab/>
        </w:r>
        <w:r w:rsidR="00327B46">
          <w:rPr>
            <w:noProof/>
            <w:webHidden/>
          </w:rPr>
          <w:fldChar w:fldCharType="begin"/>
        </w:r>
        <w:r w:rsidR="00327B46">
          <w:rPr>
            <w:noProof/>
            <w:webHidden/>
          </w:rPr>
          <w:instrText xml:space="preserve"> PAGEREF _Toc512102627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EB4C6B"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00327B46" w:rsidRPr="00E53812">
          <w:rPr>
            <w:rStyle w:val="Hiperligao"/>
            <w:noProof/>
          </w:rPr>
          <w:t>2.3</w:t>
        </w:r>
        <w:r w:rsidR="00327B46">
          <w:rPr>
            <w:rFonts w:eastAsiaTheme="minorEastAsia"/>
            <w:smallCaps w:val="0"/>
            <w:noProof/>
            <w:sz w:val="22"/>
            <w:szCs w:val="22"/>
            <w:lang w:eastAsia="pt-PT"/>
          </w:rPr>
          <w:t xml:space="preserve"> </w:t>
        </w:r>
        <w:r w:rsidR="00327B46" w:rsidRPr="00E53812">
          <w:rPr>
            <w:rStyle w:val="Hiperligao"/>
            <w:noProof/>
          </w:rPr>
          <w:t>Descrição da plataforma, modelos de desenvolvimentos</w:t>
        </w:r>
        <w:r w:rsidR="00327B46">
          <w:rPr>
            <w:noProof/>
            <w:webHidden/>
          </w:rPr>
          <w:tab/>
        </w:r>
        <w:r w:rsidR="00327B46">
          <w:rPr>
            <w:noProof/>
            <w:webHidden/>
          </w:rPr>
          <w:fldChar w:fldCharType="begin"/>
        </w:r>
        <w:r w:rsidR="00327B46">
          <w:rPr>
            <w:noProof/>
            <w:webHidden/>
          </w:rPr>
          <w:instrText xml:space="preserve"> PAGEREF _Toc512102628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EB4C6B"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00327B46" w:rsidRPr="00E53812">
          <w:rPr>
            <w:rStyle w:val="Hiperligao"/>
            <w:noProof/>
          </w:rPr>
          <w:t>2.3.1</w:t>
        </w:r>
        <w:r w:rsidR="00327B46">
          <w:rPr>
            <w:rFonts w:eastAsiaTheme="minorEastAsia"/>
            <w:smallCaps w:val="0"/>
            <w:noProof/>
            <w:sz w:val="22"/>
            <w:szCs w:val="22"/>
            <w:lang w:eastAsia="pt-PT"/>
          </w:rPr>
          <w:t xml:space="preserve"> </w:t>
        </w:r>
        <w:r w:rsidR="00327B46" w:rsidRPr="00E53812">
          <w:rPr>
            <w:rStyle w:val="Hiperligao"/>
            <w:noProof/>
          </w:rPr>
          <w:t>Code Generator</w:t>
        </w:r>
        <w:r w:rsidR="00327B46">
          <w:rPr>
            <w:noProof/>
            <w:webHidden/>
          </w:rPr>
          <w:tab/>
        </w:r>
        <w:r w:rsidR="00327B46">
          <w:rPr>
            <w:noProof/>
            <w:webHidden/>
          </w:rPr>
          <w:fldChar w:fldCharType="begin"/>
        </w:r>
        <w:r w:rsidR="00327B46">
          <w:rPr>
            <w:noProof/>
            <w:webHidden/>
          </w:rPr>
          <w:instrText xml:space="preserve"> PAGEREF _Toc512102629 \h </w:instrText>
        </w:r>
        <w:r w:rsidR="00327B46">
          <w:rPr>
            <w:noProof/>
            <w:webHidden/>
          </w:rPr>
        </w:r>
        <w:r w:rsidR="00327B46">
          <w:rPr>
            <w:noProof/>
            <w:webHidden/>
          </w:rPr>
          <w:fldChar w:fldCharType="separate"/>
        </w:r>
        <w:r w:rsidR="0065317A">
          <w:rPr>
            <w:noProof/>
            <w:webHidden/>
          </w:rPr>
          <w:t>9</w:t>
        </w:r>
        <w:r w:rsidR="00327B46">
          <w:rPr>
            <w:noProof/>
            <w:webHidden/>
          </w:rPr>
          <w:fldChar w:fldCharType="end"/>
        </w:r>
      </w:hyperlink>
    </w:p>
    <w:p w:rsidR="00327B46" w:rsidRDefault="00EB4C6B"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00327B46" w:rsidRPr="00E53812">
          <w:rPr>
            <w:rStyle w:val="Hiperligao"/>
            <w:noProof/>
          </w:rPr>
          <w:t>2.3.2</w:t>
        </w:r>
        <w:r w:rsidR="00327B46">
          <w:rPr>
            <w:rFonts w:eastAsiaTheme="minorEastAsia"/>
            <w:smallCaps w:val="0"/>
            <w:noProof/>
            <w:sz w:val="22"/>
            <w:szCs w:val="22"/>
            <w:lang w:eastAsia="pt-PT"/>
          </w:rPr>
          <w:t xml:space="preserve"> </w:t>
        </w:r>
        <w:r w:rsidR="00327B46" w:rsidRPr="00E53812">
          <w:rPr>
            <w:rStyle w:val="Hiperligao"/>
            <w:noProof/>
          </w:rPr>
          <w:t>Deployment Services</w:t>
        </w:r>
        <w:r w:rsidR="00327B46">
          <w:rPr>
            <w:noProof/>
            <w:webHidden/>
          </w:rPr>
          <w:tab/>
        </w:r>
        <w:r w:rsidR="00327B46">
          <w:rPr>
            <w:noProof/>
            <w:webHidden/>
          </w:rPr>
          <w:fldChar w:fldCharType="begin"/>
        </w:r>
        <w:r w:rsidR="00327B46">
          <w:rPr>
            <w:noProof/>
            <w:webHidden/>
          </w:rPr>
          <w:instrText xml:space="preserve"> PAGEREF _Toc512102630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EB4C6B"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00327B46" w:rsidRPr="00E53812">
          <w:rPr>
            <w:rStyle w:val="Hiperligao"/>
            <w:noProof/>
          </w:rPr>
          <w:t>2.3.3</w:t>
        </w:r>
        <w:r w:rsidR="00327B46">
          <w:rPr>
            <w:rFonts w:eastAsiaTheme="minorEastAsia"/>
            <w:smallCaps w:val="0"/>
            <w:noProof/>
            <w:sz w:val="22"/>
            <w:szCs w:val="22"/>
            <w:lang w:eastAsia="pt-PT"/>
          </w:rPr>
          <w:t xml:space="preserve"> </w:t>
        </w:r>
        <w:r w:rsidR="00327B46" w:rsidRPr="00E53812">
          <w:rPr>
            <w:rStyle w:val="Hiperligao"/>
            <w:noProof/>
          </w:rPr>
          <w:t>Applications Services</w:t>
        </w:r>
        <w:r w:rsidR="00327B46">
          <w:rPr>
            <w:noProof/>
            <w:webHidden/>
          </w:rPr>
          <w:tab/>
        </w:r>
        <w:r w:rsidR="00327B46">
          <w:rPr>
            <w:noProof/>
            <w:webHidden/>
          </w:rPr>
          <w:fldChar w:fldCharType="begin"/>
        </w:r>
        <w:r w:rsidR="00327B46">
          <w:rPr>
            <w:noProof/>
            <w:webHidden/>
          </w:rPr>
          <w:instrText xml:space="preserve"> PAGEREF _Toc512102631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EB4C6B" w:rsidP="00327B46">
      <w:pPr>
        <w:pStyle w:val="ndice1"/>
        <w:rPr>
          <w:rFonts w:eastAsiaTheme="minorEastAsia"/>
          <w:sz w:val="22"/>
          <w:szCs w:val="22"/>
          <w:lang w:eastAsia="pt-PT"/>
        </w:rPr>
      </w:pPr>
      <w:hyperlink w:anchor="_Toc512102632" w:history="1">
        <w:r w:rsidR="00327B46" w:rsidRPr="00E53812">
          <w:rPr>
            <w:rStyle w:val="Hiperligao"/>
          </w:rPr>
          <w:t>3</w:t>
        </w:r>
        <w:r w:rsidR="00327B46">
          <w:rPr>
            <w:rFonts w:eastAsiaTheme="minorEastAsia"/>
            <w:sz w:val="22"/>
            <w:szCs w:val="22"/>
            <w:lang w:eastAsia="pt-PT"/>
          </w:rPr>
          <w:t xml:space="preserve"> </w:t>
        </w:r>
        <w:r w:rsidR="00327B46" w:rsidRPr="00E53812">
          <w:rPr>
            <w:rStyle w:val="Hiperligao"/>
          </w:rPr>
          <w:t>Solução Proposta - Grandes Ideias</w:t>
        </w:r>
        <w:r w:rsidR="00327B46">
          <w:rPr>
            <w:webHidden/>
          </w:rPr>
          <w:tab/>
        </w:r>
        <w:r w:rsidR="00327B46">
          <w:rPr>
            <w:webHidden/>
          </w:rPr>
          <w:fldChar w:fldCharType="begin"/>
        </w:r>
        <w:r w:rsidR="00327B46">
          <w:rPr>
            <w:webHidden/>
          </w:rPr>
          <w:instrText xml:space="preserve"> PAGEREF _Toc512102632 \h </w:instrText>
        </w:r>
        <w:r w:rsidR="00327B46">
          <w:rPr>
            <w:webHidden/>
          </w:rPr>
        </w:r>
        <w:r w:rsidR="00327B46">
          <w:rPr>
            <w:webHidden/>
          </w:rPr>
          <w:fldChar w:fldCharType="separate"/>
        </w:r>
        <w:r w:rsidR="0065317A">
          <w:rPr>
            <w:webHidden/>
          </w:rPr>
          <w:t>17</w:t>
        </w:r>
        <w:r w:rsidR="00327B46">
          <w:rPr>
            <w:webHidden/>
          </w:rPr>
          <w:fldChar w:fldCharType="end"/>
        </w:r>
      </w:hyperlink>
    </w:p>
    <w:p w:rsidR="00327B46" w:rsidRDefault="00EB4C6B"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00327B46" w:rsidRPr="00E53812">
          <w:rPr>
            <w:rStyle w:val="Hiperligao"/>
            <w:noProof/>
          </w:rPr>
          <w:t>3.1</w:t>
        </w:r>
        <w:r w:rsidR="00327B46">
          <w:rPr>
            <w:rFonts w:eastAsiaTheme="minorEastAsia"/>
            <w:smallCaps w:val="0"/>
            <w:noProof/>
            <w:sz w:val="22"/>
            <w:szCs w:val="22"/>
            <w:lang w:eastAsia="pt-PT"/>
          </w:rPr>
          <w:t xml:space="preserve"> </w:t>
        </w:r>
        <w:r w:rsidR="00327B46" w:rsidRPr="00E53812">
          <w:rPr>
            <w:rStyle w:val="Hiperligao"/>
            <w:noProof/>
          </w:rPr>
          <w:t>Layers da OutSytesms</w:t>
        </w:r>
        <w:r w:rsidR="00327B46">
          <w:rPr>
            <w:noProof/>
            <w:webHidden/>
          </w:rPr>
          <w:tab/>
        </w:r>
        <w:r w:rsidR="00327B46">
          <w:rPr>
            <w:noProof/>
            <w:webHidden/>
          </w:rPr>
          <w:fldChar w:fldCharType="begin"/>
        </w:r>
        <w:r w:rsidR="00327B46">
          <w:rPr>
            <w:noProof/>
            <w:webHidden/>
          </w:rPr>
          <w:instrText xml:space="preserve"> PAGEREF _Toc512102633 \h </w:instrText>
        </w:r>
        <w:r w:rsidR="00327B46">
          <w:rPr>
            <w:noProof/>
            <w:webHidden/>
          </w:rPr>
        </w:r>
        <w:r w:rsidR="00327B46">
          <w:rPr>
            <w:noProof/>
            <w:webHidden/>
          </w:rPr>
          <w:fldChar w:fldCharType="separate"/>
        </w:r>
        <w:r w:rsidR="0065317A">
          <w:rPr>
            <w:noProof/>
            <w:webHidden/>
          </w:rPr>
          <w:t>17</w:t>
        </w:r>
        <w:r w:rsidR="00327B46">
          <w:rPr>
            <w:noProof/>
            <w:webHidden/>
          </w:rPr>
          <w:fldChar w:fldCharType="end"/>
        </w:r>
      </w:hyperlink>
    </w:p>
    <w:p w:rsidR="00327B46" w:rsidRDefault="00EB4C6B">
      <w:pPr>
        <w:pStyle w:val="ndice2"/>
        <w:tabs>
          <w:tab w:val="left" w:pos="880"/>
          <w:tab w:val="right" w:leader="dot" w:pos="8494"/>
        </w:tabs>
        <w:rPr>
          <w:rFonts w:eastAsiaTheme="minorEastAsia"/>
          <w:smallCaps w:val="0"/>
          <w:noProof/>
          <w:sz w:val="22"/>
          <w:szCs w:val="22"/>
          <w:lang w:eastAsia="pt-PT"/>
        </w:rPr>
      </w:pPr>
      <w:hyperlink w:anchor="_Toc512102635" w:history="1">
        <w:r w:rsidR="00327B46" w:rsidRPr="00E53812">
          <w:rPr>
            <w:rStyle w:val="Hiperligao"/>
            <w:noProof/>
          </w:rPr>
          <w:t>3.2</w:t>
        </w:r>
        <w:r w:rsidR="00327B46">
          <w:rPr>
            <w:rFonts w:eastAsiaTheme="minorEastAsia"/>
            <w:smallCaps w:val="0"/>
            <w:noProof/>
            <w:sz w:val="22"/>
            <w:szCs w:val="22"/>
            <w:lang w:eastAsia="pt-PT"/>
          </w:rPr>
          <w:t xml:space="preserve"> </w:t>
        </w:r>
        <w:r w:rsidR="00327B46" w:rsidRPr="00E53812">
          <w:rPr>
            <w:rStyle w:val="Hiperligao"/>
            <w:noProof/>
          </w:rPr>
          <w:t>Base de dados</w:t>
        </w:r>
        <w:r w:rsidR="00327B46">
          <w:rPr>
            <w:noProof/>
            <w:webHidden/>
          </w:rPr>
          <w:tab/>
        </w:r>
        <w:r w:rsidR="00327B46">
          <w:rPr>
            <w:noProof/>
            <w:webHidden/>
          </w:rPr>
          <w:fldChar w:fldCharType="begin"/>
        </w:r>
        <w:r w:rsidR="00327B46">
          <w:rPr>
            <w:noProof/>
            <w:webHidden/>
          </w:rPr>
          <w:instrText xml:space="preserve"> PAGEREF _Toc512102635 \h </w:instrText>
        </w:r>
        <w:r w:rsidR="00327B46">
          <w:rPr>
            <w:noProof/>
            <w:webHidden/>
          </w:rPr>
        </w:r>
        <w:r w:rsidR="00327B46">
          <w:rPr>
            <w:noProof/>
            <w:webHidden/>
          </w:rPr>
          <w:fldChar w:fldCharType="separate"/>
        </w:r>
        <w:r w:rsidR="0065317A">
          <w:rPr>
            <w:noProof/>
            <w:webHidden/>
          </w:rPr>
          <w:t>18</w:t>
        </w:r>
        <w:r w:rsidR="00327B46">
          <w:rPr>
            <w:noProof/>
            <w:webHidden/>
          </w:rPr>
          <w:fldChar w:fldCharType="end"/>
        </w:r>
      </w:hyperlink>
    </w:p>
    <w:p w:rsidR="00327B46" w:rsidRDefault="00EB4C6B">
      <w:pPr>
        <w:pStyle w:val="ndice3"/>
        <w:tabs>
          <w:tab w:val="left" w:pos="1100"/>
          <w:tab w:val="right" w:leader="dot" w:pos="8494"/>
        </w:tabs>
        <w:rPr>
          <w:rFonts w:eastAsiaTheme="minorEastAsia"/>
          <w:i w:val="0"/>
          <w:iCs w:val="0"/>
          <w:noProof/>
          <w:sz w:val="22"/>
          <w:szCs w:val="22"/>
          <w:lang w:eastAsia="pt-PT"/>
        </w:rPr>
      </w:pPr>
      <w:hyperlink w:anchor="_Toc512102636" w:history="1">
        <w:r w:rsidR="00327B46" w:rsidRPr="00E53812">
          <w:rPr>
            <w:rStyle w:val="Hiperligao"/>
            <w:noProof/>
          </w:rPr>
          <w:t>3.2.1</w:t>
        </w:r>
        <w:r w:rsidR="00327B46">
          <w:rPr>
            <w:rFonts w:eastAsiaTheme="minorEastAsia"/>
            <w:i w:val="0"/>
            <w:iCs w:val="0"/>
            <w:noProof/>
            <w:sz w:val="22"/>
            <w:szCs w:val="22"/>
            <w:lang w:eastAsia="pt-PT"/>
          </w:rPr>
          <w:t xml:space="preserve"> </w:t>
        </w:r>
        <w:r w:rsidR="00327B46" w:rsidRPr="00E53812">
          <w:rPr>
            <w:rStyle w:val="Hiperligao"/>
            <w:noProof/>
          </w:rPr>
          <w:t>Utilizadores</w:t>
        </w:r>
        <w:r w:rsidR="00327B46">
          <w:rPr>
            <w:noProof/>
            <w:webHidden/>
          </w:rPr>
          <w:tab/>
        </w:r>
        <w:r w:rsidR="00327B46">
          <w:rPr>
            <w:noProof/>
            <w:webHidden/>
          </w:rPr>
          <w:fldChar w:fldCharType="begin"/>
        </w:r>
        <w:r w:rsidR="00327B46">
          <w:rPr>
            <w:noProof/>
            <w:webHidden/>
          </w:rPr>
          <w:instrText xml:space="preserve"> PAGEREF _Toc512102636 \h </w:instrText>
        </w:r>
        <w:r w:rsidR="00327B46">
          <w:rPr>
            <w:noProof/>
            <w:webHidden/>
          </w:rPr>
        </w:r>
        <w:r w:rsidR="00327B46">
          <w:rPr>
            <w:noProof/>
            <w:webHidden/>
          </w:rPr>
          <w:fldChar w:fldCharType="separate"/>
        </w:r>
        <w:r w:rsidR="0065317A">
          <w:rPr>
            <w:noProof/>
            <w:webHidden/>
          </w:rPr>
          <w:t>19</w:t>
        </w:r>
        <w:r w:rsidR="00327B46">
          <w:rPr>
            <w:noProof/>
            <w:webHidden/>
          </w:rPr>
          <w:fldChar w:fldCharType="end"/>
        </w:r>
      </w:hyperlink>
    </w:p>
    <w:p w:rsidR="00327B46" w:rsidRDefault="00EB4C6B">
      <w:pPr>
        <w:pStyle w:val="ndice3"/>
        <w:tabs>
          <w:tab w:val="left" w:pos="1100"/>
          <w:tab w:val="right" w:leader="dot" w:pos="8494"/>
        </w:tabs>
        <w:rPr>
          <w:rFonts w:eastAsiaTheme="minorEastAsia"/>
          <w:i w:val="0"/>
          <w:iCs w:val="0"/>
          <w:noProof/>
          <w:sz w:val="22"/>
          <w:szCs w:val="22"/>
          <w:lang w:eastAsia="pt-PT"/>
        </w:rPr>
      </w:pPr>
      <w:hyperlink w:anchor="_Toc512102637" w:history="1">
        <w:r w:rsidR="00327B46" w:rsidRPr="00E53812">
          <w:rPr>
            <w:rStyle w:val="Hiperligao"/>
            <w:noProof/>
          </w:rPr>
          <w:t>3.2.2</w:t>
        </w:r>
        <w:r w:rsidR="00327B46">
          <w:rPr>
            <w:rFonts w:eastAsiaTheme="minorEastAsia"/>
            <w:i w:val="0"/>
            <w:iCs w:val="0"/>
            <w:noProof/>
            <w:sz w:val="22"/>
            <w:szCs w:val="22"/>
            <w:lang w:eastAsia="pt-PT"/>
          </w:rPr>
          <w:t xml:space="preserve"> </w:t>
        </w:r>
        <w:r w:rsidR="00327B46" w:rsidRPr="00E53812">
          <w:rPr>
            <w:rStyle w:val="Hiperligao"/>
            <w:noProof/>
          </w:rPr>
          <w:t>Vagas</w:t>
        </w:r>
        <w:r w:rsidR="00327B46">
          <w:rPr>
            <w:noProof/>
            <w:webHidden/>
          </w:rPr>
          <w:tab/>
        </w:r>
        <w:r w:rsidR="00327B46">
          <w:rPr>
            <w:noProof/>
            <w:webHidden/>
          </w:rPr>
          <w:fldChar w:fldCharType="begin"/>
        </w:r>
        <w:r w:rsidR="00327B46">
          <w:rPr>
            <w:noProof/>
            <w:webHidden/>
          </w:rPr>
          <w:instrText xml:space="preserve"> PAGEREF _Toc512102637 \h </w:instrText>
        </w:r>
        <w:r w:rsidR="00327B46">
          <w:rPr>
            <w:noProof/>
            <w:webHidden/>
          </w:rPr>
        </w:r>
        <w:r w:rsidR="00327B46">
          <w:rPr>
            <w:noProof/>
            <w:webHidden/>
          </w:rPr>
          <w:fldChar w:fldCharType="separate"/>
        </w:r>
        <w:r w:rsidR="0065317A">
          <w:rPr>
            <w:noProof/>
            <w:webHidden/>
          </w:rPr>
          <w:t>22</w:t>
        </w:r>
        <w:r w:rsidR="00327B46">
          <w:rPr>
            <w:noProof/>
            <w:webHidden/>
          </w:rPr>
          <w:fldChar w:fldCharType="end"/>
        </w:r>
      </w:hyperlink>
    </w:p>
    <w:p w:rsidR="00327B46" w:rsidRDefault="00EB4C6B">
      <w:pPr>
        <w:pStyle w:val="ndice3"/>
        <w:tabs>
          <w:tab w:val="left" w:pos="1100"/>
          <w:tab w:val="right" w:leader="dot" w:pos="8494"/>
        </w:tabs>
        <w:rPr>
          <w:rFonts w:eastAsiaTheme="minorEastAsia"/>
          <w:i w:val="0"/>
          <w:iCs w:val="0"/>
          <w:noProof/>
          <w:sz w:val="22"/>
          <w:szCs w:val="22"/>
          <w:lang w:eastAsia="pt-PT"/>
        </w:rPr>
      </w:pPr>
      <w:hyperlink w:anchor="_Toc512102638" w:history="1">
        <w:r w:rsidR="00327B46" w:rsidRPr="00E53812">
          <w:rPr>
            <w:rStyle w:val="Hiperligao"/>
            <w:noProof/>
          </w:rPr>
          <w:t>3.2.3</w:t>
        </w:r>
        <w:r w:rsidR="00327B46">
          <w:rPr>
            <w:rFonts w:eastAsiaTheme="minorEastAsia"/>
            <w:i w:val="0"/>
            <w:iCs w:val="0"/>
            <w:noProof/>
            <w:sz w:val="22"/>
            <w:szCs w:val="22"/>
            <w:lang w:eastAsia="pt-PT"/>
          </w:rPr>
          <w:t xml:space="preserve"> </w:t>
        </w:r>
        <w:r w:rsidR="00327B46" w:rsidRPr="00E53812">
          <w:rPr>
            <w:rStyle w:val="Hiperligao"/>
            <w:noProof/>
          </w:rPr>
          <w:t>Eventos</w:t>
        </w:r>
        <w:r w:rsidR="00327B46">
          <w:rPr>
            <w:noProof/>
            <w:webHidden/>
          </w:rPr>
          <w:tab/>
        </w:r>
        <w:r w:rsidR="00327B46">
          <w:rPr>
            <w:noProof/>
            <w:webHidden/>
          </w:rPr>
          <w:fldChar w:fldCharType="begin"/>
        </w:r>
        <w:r w:rsidR="00327B46">
          <w:rPr>
            <w:noProof/>
            <w:webHidden/>
          </w:rPr>
          <w:instrText xml:space="preserve"> PAGEREF _Toc512102638 \h </w:instrText>
        </w:r>
        <w:r w:rsidR="00327B46">
          <w:rPr>
            <w:noProof/>
            <w:webHidden/>
          </w:rPr>
        </w:r>
        <w:r w:rsidR="00327B46">
          <w:rPr>
            <w:noProof/>
            <w:webHidden/>
          </w:rPr>
          <w:fldChar w:fldCharType="separate"/>
        </w:r>
        <w:r w:rsidR="0065317A">
          <w:rPr>
            <w:noProof/>
            <w:webHidden/>
          </w:rPr>
          <w:t>25</w:t>
        </w:r>
        <w:r w:rsidR="00327B46">
          <w:rPr>
            <w:noProof/>
            <w:webHidden/>
          </w:rPr>
          <w:fldChar w:fldCharType="end"/>
        </w:r>
      </w:hyperlink>
    </w:p>
    <w:p w:rsidR="00327B46" w:rsidRDefault="00EB4C6B">
      <w:pPr>
        <w:pStyle w:val="ndice2"/>
        <w:tabs>
          <w:tab w:val="left" w:pos="880"/>
          <w:tab w:val="right" w:leader="dot" w:pos="8494"/>
        </w:tabs>
        <w:rPr>
          <w:rFonts w:eastAsiaTheme="minorEastAsia"/>
          <w:smallCaps w:val="0"/>
          <w:noProof/>
          <w:sz w:val="22"/>
          <w:szCs w:val="22"/>
          <w:lang w:eastAsia="pt-PT"/>
        </w:rPr>
      </w:pPr>
      <w:hyperlink w:anchor="_Toc512102639" w:history="1">
        <w:r w:rsidR="00327B46" w:rsidRPr="00E53812">
          <w:rPr>
            <w:rStyle w:val="Hiperligao"/>
            <w:noProof/>
          </w:rPr>
          <w:t>3.3</w:t>
        </w:r>
        <w:r w:rsidR="00327B46">
          <w:rPr>
            <w:rFonts w:eastAsiaTheme="minorEastAsia"/>
            <w:smallCaps w:val="0"/>
            <w:noProof/>
            <w:sz w:val="22"/>
            <w:szCs w:val="22"/>
            <w:lang w:eastAsia="pt-PT"/>
          </w:rPr>
          <w:t xml:space="preserve"> </w:t>
        </w:r>
        <w:r w:rsidR="00327B46" w:rsidRPr="00E53812">
          <w:rPr>
            <w:rStyle w:val="Hiperligao"/>
            <w:noProof/>
          </w:rPr>
          <w:t>Wireframes</w:t>
        </w:r>
        <w:r w:rsidR="00327B46">
          <w:rPr>
            <w:noProof/>
            <w:webHidden/>
          </w:rPr>
          <w:tab/>
        </w:r>
        <w:r w:rsidR="00327B46">
          <w:rPr>
            <w:noProof/>
            <w:webHidden/>
          </w:rPr>
          <w:fldChar w:fldCharType="begin"/>
        </w:r>
        <w:r w:rsidR="00327B46">
          <w:rPr>
            <w:noProof/>
            <w:webHidden/>
          </w:rPr>
          <w:instrText xml:space="preserve"> PAGEREF _Toc512102639 \h </w:instrText>
        </w:r>
        <w:r w:rsidR="00327B46">
          <w:rPr>
            <w:noProof/>
            <w:webHidden/>
          </w:rPr>
        </w:r>
        <w:r w:rsidR="00327B46">
          <w:rPr>
            <w:noProof/>
            <w:webHidden/>
          </w:rPr>
          <w:fldChar w:fldCharType="separate"/>
        </w:r>
        <w:r w:rsidR="0065317A">
          <w:rPr>
            <w:noProof/>
            <w:webHidden/>
          </w:rPr>
          <w:t>26</w:t>
        </w:r>
        <w:r w:rsidR="00327B46">
          <w:rPr>
            <w:noProof/>
            <w:webHidden/>
          </w:rPr>
          <w:fldChar w:fldCharType="end"/>
        </w:r>
      </w:hyperlink>
    </w:p>
    <w:p w:rsidR="00327B46" w:rsidRDefault="00EB4C6B" w:rsidP="00327B46">
      <w:pPr>
        <w:pStyle w:val="ndice1"/>
        <w:rPr>
          <w:rFonts w:eastAsiaTheme="minorEastAsia"/>
          <w:sz w:val="22"/>
          <w:szCs w:val="22"/>
          <w:lang w:eastAsia="pt-PT"/>
        </w:rPr>
      </w:pPr>
      <w:hyperlink w:anchor="_Toc512102640" w:history="1">
        <w:r w:rsidR="00327B46" w:rsidRPr="00E53812">
          <w:rPr>
            <w:rStyle w:val="Hiperligao"/>
          </w:rPr>
          <w:t>4</w:t>
        </w:r>
        <w:r w:rsidR="00327B46">
          <w:rPr>
            <w:rFonts w:eastAsiaTheme="minorEastAsia"/>
            <w:sz w:val="22"/>
            <w:szCs w:val="22"/>
            <w:lang w:eastAsia="pt-PT"/>
          </w:rPr>
          <w:t xml:space="preserve"> </w:t>
        </w:r>
        <w:r w:rsidR="00327B46" w:rsidRPr="00E53812">
          <w:rPr>
            <w:rStyle w:val="Hiperligao"/>
          </w:rPr>
          <w:t>Avaliação Experimental</w:t>
        </w:r>
        <w:r w:rsidR="00327B46">
          <w:rPr>
            <w:webHidden/>
          </w:rPr>
          <w:tab/>
        </w:r>
        <w:r w:rsidR="00327B46">
          <w:rPr>
            <w:webHidden/>
          </w:rPr>
          <w:fldChar w:fldCharType="begin"/>
        </w:r>
        <w:r w:rsidR="00327B46">
          <w:rPr>
            <w:webHidden/>
          </w:rPr>
          <w:instrText xml:space="preserve"> PAGEREF _Toc512102640 \h </w:instrText>
        </w:r>
        <w:r w:rsidR="00327B46">
          <w:rPr>
            <w:webHidden/>
          </w:rPr>
        </w:r>
        <w:r w:rsidR="00327B46">
          <w:rPr>
            <w:webHidden/>
          </w:rPr>
          <w:fldChar w:fldCharType="separate"/>
        </w:r>
        <w:r w:rsidR="0065317A">
          <w:rPr>
            <w:webHidden/>
          </w:rPr>
          <w:t>47</w:t>
        </w:r>
        <w:r w:rsidR="00327B46">
          <w:rPr>
            <w:webHidden/>
          </w:rPr>
          <w:fldChar w:fldCharType="end"/>
        </w:r>
      </w:hyperlink>
    </w:p>
    <w:p w:rsidR="00327B46" w:rsidRDefault="00EB4C6B">
      <w:pPr>
        <w:pStyle w:val="ndice2"/>
        <w:tabs>
          <w:tab w:val="right" w:leader="dot" w:pos="8494"/>
        </w:tabs>
        <w:rPr>
          <w:rFonts w:eastAsiaTheme="minorEastAsia"/>
          <w:smallCaps w:val="0"/>
          <w:noProof/>
          <w:sz w:val="22"/>
          <w:szCs w:val="22"/>
          <w:lang w:eastAsia="pt-PT"/>
        </w:rPr>
      </w:pPr>
      <w:hyperlink w:anchor="_Toc512102641" w:history="1">
        <w:r w:rsidR="00327B46" w:rsidRPr="00E53812">
          <w:rPr>
            <w:rStyle w:val="Hiperligao"/>
            <w:noProof/>
          </w:rPr>
          <w:t>4.1 Nome da primeira secção deste capítulo</w:t>
        </w:r>
        <w:r w:rsidR="00327B46">
          <w:rPr>
            <w:noProof/>
            <w:webHidden/>
          </w:rPr>
          <w:tab/>
        </w:r>
        <w:r w:rsidR="00327B46">
          <w:rPr>
            <w:noProof/>
            <w:webHidden/>
          </w:rPr>
          <w:fldChar w:fldCharType="begin"/>
        </w:r>
        <w:r w:rsidR="00327B46">
          <w:rPr>
            <w:noProof/>
            <w:webHidden/>
          </w:rPr>
          <w:instrText xml:space="preserve"> PAGEREF _Toc512102641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B4C6B">
      <w:pPr>
        <w:pStyle w:val="ndice2"/>
        <w:tabs>
          <w:tab w:val="right" w:leader="dot" w:pos="8494"/>
        </w:tabs>
        <w:rPr>
          <w:rFonts w:eastAsiaTheme="minorEastAsia"/>
          <w:smallCaps w:val="0"/>
          <w:noProof/>
          <w:sz w:val="22"/>
          <w:szCs w:val="22"/>
          <w:lang w:eastAsia="pt-PT"/>
        </w:rPr>
      </w:pPr>
      <w:hyperlink w:anchor="_Toc512102642" w:history="1">
        <w:r w:rsidR="00327B46" w:rsidRPr="00E53812">
          <w:rPr>
            <w:rStyle w:val="Hiperligao"/>
            <w:noProof/>
          </w:rPr>
          <w:t>4.2 A segunda secção deste capítulo</w:t>
        </w:r>
        <w:r w:rsidR="00327B46">
          <w:rPr>
            <w:noProof/>
            <w:webHidden/>
          </w:rPr>
          <w:tab/>
        </w:r>
        <w:r w:rsidR="00327B46">
          <w:rPr>
            <w:noProof/>
            <w:webHidden/>
          </w:rPr>
          <w:fldChar w:fldCharType="begin"/>
        </w:r>
        <w:r w:rsidR="00327B46">
          <w:rPr>
            <w:noProof/>
            <w:webHidden/>
          </w:rPr>
          <w:instrText xml:space="preserve"> PAGEREF _Toc512102642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B4C6B">
      <w:pPr>
        <w:pStyle w:val="ndice3"/>
        <w:tabs>
          <w:tab w:val="right" w:leader="dot" w:pos="8494"/>
        </w:tabs>
        <w:rPr>
          <w:rFonts w:eastAsiaTheme="minorEastAsia"/>
          <w:i w:val="0"/>
          <w:iCs w:val="0"/>
          <w:noProof/>
          <w:sz w:val="22"/>
          <w:szCs w:val="22"/>
          <w:lang w:eastAsia="pt-PT"/>
        </w:rPr>
      </w:pPr>
      <w:hyperlink w:anchor="_Toc512102643" w:history="1">
        <w:r w:rsidR="00327B46" w:rsidRPr="00E53812">
          <w:rPr>
            <w:rStyle w:val="Hiperligao"/>
            <w:noProof/>
          </w:rPr>
          <w:t>4.2.1 A primeira sub-secção desta secção</w:t>
        </w:r>
        <w:r w:rsidR="00327B46">
          <w:rPr>
            <w:noProof/>
            <w:webHidden/>
          </w:rPr>
          <w:tab/>
        </w:r>
        <w:r w:rsidR="00327B46">
          <w:rPr>
            <w:noProof/>
            <w:webHidden/>
          </w:rPr>
          <w:fldChar w:fldCharType="begin"/>
        </w:r>
        <w:r w:rsidR="00327B46">
          <w:rPr>
            <w:noProof/>
            <w:webHidden/>
          </w:rPr>
          <w:instrText xml:space="preserve"> PAGEREF _Toc512102643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B4C6B">
      <w:pPr>
        <w:pStyle w:val="ndice3"/>
        <w:tabs>
          <w:tab w:val="right" w:leader="dot" w:pos="8494"/>
        </w:tabs>
        <w:rPr>
          <w:rFonts w:eastAsiaTheme="minorEastAsia"/>
          <w:i w:val="0"/>
          <w:iCs w:val="0"/>
          <w:noProof/>
          <w:sz w:val="22"/>
          <w:szCs w:val="22"/>
          <w:lang w:eastAsia="pt-PT"/>
        </w:rPr>
      </w:pPr>
      <w:hyperlink w:anchor="_Toc512102644" w:history="1">
        <w:r w:rsidR="00327B46" w:rsidRPr="00E53812">
          <w:rPr>
            <w:rStyle w:val="Hiperligao"/>
            <w:noProof/>
          </w:rPr>
          <w:t>4.2.2 A segunda sub-secção desta secção</w:t>
        </w:r>
        <w:r w:rsidR="00327B46">
          <w:rPr>
            <w:noProof/>
            <w:webHidden/>
          </w:rPr>
          <w:tab/>
        </w:r>
        <w:r w:rsidR="00327B46">
          <w:rPr>
            <w:noProof/>
            <w:webHidden/>
          </w:rPr>
          <w:fldChar w:fldCharType="begin"/>
        </w:r>
        <w:r w:rsidR="00327B46">
          <w:rPr>
            <w:noProof/>
            <w:webHidden/>
          </w:rPr>
          <w:instrText xml:space="preserve"> PAGEREF _Toc512102644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B4C6B">
      <w:pPr>
        <w:pStyle w:val="ndice2"/>
        <w:tabs>
          <w:tab w:val="right" w:leader="dot" w:pos="8494"/>
        </w:tabs>
        <w:rPr>
          <w:rFonts w:eastAsiaTheme="minorEastAsia"/>
          <w:smallCaps w:val="0"/>
          <w:noProof/>
          <w:sz w:val="22"/>
          <w:szCs w:val="22"/>
          <w:lang w:eastAsia="pt-PT"/>
        </w:rPr>
      </w:pPr>
      <w:hyperlink w:anchor="_Toc512102645" w:history="1">
        <w:r w:rsidR="00327B46" w:rsidRPr="00E53812">
          <w:rPr>
            <w:rStyle w:val="Hiperligao"/>
            <w:noProof/>
          </w:rPr>
          <w:t>4.3 Análise de resultados</w:t>
        </w:r>
        <w:r w:rsidR="00327B46">
          <w:rPr>
            <w:noProof/>
            <w:webHidden/>
          </w:rPr>
          <w:tab/>
        </w:r>
        <w:r w:rsidR="00327B46">
          <w:rPr>
            <w:noProof/>
            <w:webHidden/>
          </w:rPr>
          <w:fldChar w:fldCharType="begin"/>
        </w:r>
        <w:r w:rsidR="00327B46">
          <w:rPr>
            <w:noProof/>
            <w:webHidden/>
          </w:rPr>
          <w:instrText xml:space="preserve"> PAGEREF _Toc512102645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B4C6B" w:rsidP="00327B46">
      <w:pPr>
        <w:pStyle w:val="ndice1"/>
        <w:rPr>
          <w:rFonts w:eastAsiaTheme="minorEastAsia"/>
          <w:sz w:val="22"/>
          <w:szCs w:val="22"/>
          <w:lang w:eastAsia="pt-PT"/>
        </w:rPr>
      </w:pPr>
      <w:hyperlink w:anchor="_Toc512102646" w:history="1">
        <w:r w:rsidR="00327B46" w:rsidRPr="00E53812">
          <w:rPr>
            <w:rStyle w:val="Hiperligao"/>
          </w:rPr>
          <w:t>5</w:t>
        </w:r>
        <w:r w:rsidR="00327B46">
          <w:rPr>
            <w:rFonts w:eastAsiaTheme="minorEastAsia"/>
            <w:sz w:val="22"/>
            <w:szCs w:val="22"/>
            <w:lang w:eastAsia="pt-PT"/>
          </w:rPr>
          <w:tab/>
        </w:r>
        <w:r w:rsidR="00327B46" w:rsidRPr="00E53812">
          <w:rPr>
            <w:rStyle w:val="Hiperligao"/>
          </w:rPr>
          <w:t>Conclusões</w:t>
        </w:r>
        <w:r w:rsidR="00327B46">
          <w:rPr>
            <w:webHidden/>
          </w:rPr>
          <w:tab/>
        </w:r>
        <w:r w:rsidR="00327B46">
          <w:rPr>
            <w:webHidden/>
          </w:rPr>
          <w:fldChar w:fldCharType="begin"/>
        </w:r>
        <w:r w:rsidR="00327B46">
          <w:rPr>
            <w:webHidden/>
          </w:rPr>
          <w:instrText xml:space="preserve"> PAGEREF _Toc512102646 \h </w:instrText>
        </w:r>
        <w:r w:rsidR="00327B46">
          <w:rPr>
            <w:webHidden/>
          </w:rPr>
        </w:r>
        <w:r w:rsidR="00327B46">
          <w:rPr>
            <w:webHidden/>
          </w:rPr>
          <w:fldChar w:fldCharType="separate"/>
        </w:r>
        <w:r w:rsidR="0065317A">
          <w:rPr>
            <w:webHidden/>
          </w:rPr>
          <w:t>49</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47" w:history="1">
        <w:r w:rsidR="00327B46" w:rsidRPr="00E53812">
          <w:rPr>
            <w:rStyle w:val="Hiperligao"/>
          </w:rPr>
          <w:t>Referências</w:t>
        </w:r>
        <w:r w:rsidR="00327B46">
          <w:rPr>
            <w:webHidden/>
          </w:rPr>
          <w:tab/>
        </w:r>
        <w:r w:rsidR="00327B46">
          <w:rPr>
            <w:webHidden/>
          </w:rPr>
          <w:fldChar w:fldCharType="begin"/>
        </w:r>
        <w:r w:rsidR="00327B46">
          <w:rPr>
            <w:webHidden/>
          </w:rPr>
          <w:instrText xml:space="preserve"> PAGEREF _Toc512102647 \h </w:instrText>
        </w:r>
        <w:r w:rsidR="00327B46">
          <w:rPr>
            <w:webHidden/>
          </w:rPr>
        </w:r>
        <w:r w:rsidR="00327B46">
          <w:rPr>
            <w:webHidden/>
          </w:rPr>
          <w:fldChar w:fldCharType="separate"/>
        </w:r>
        <w:r w:rsidR="0065317A">
          <w:rPr>
            <w:webHidden/>
          </w:rPr>
          <w:t>50</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48" w:history="1">
        <w:r w:rsidR="00327B46" w:rsidRPr="00E53812">
          <w:rPr>
            <w:rStyle w:val="Hiperligao"/>
          </w:rPr>
          <w:t>A.1 Diagramas da Aplicação</w:t>
        </w:r>
        <w:r w:rsidR="00327B46">
          <w:rPr>
            <w:webHidden/>
          </w:rPr>
          <w:tab/>
        </w:r>
        <w:r w:rsidR="00327B46">
          <w:rPr>
            <w:webHidden/>
          </w:rPr>
          <w:fldChar w:fldCharType="begin"/>
        </w:r>
        <w:r w:rsidR="00327B46">
          <w:rPr>
            <w:webHidden/>
          </w:rPr>
          <w:instrText xml:space="preserve"> PAGEREF _Toc512102648 \h </w:instrText>
        </w:r>
        <w:r w:rsidR="00327B46">
          <w:rPr>
            <w:webHidden/>
          </w:rPr>
        </w:r>
        <w:r w:rsidR="00327B46">
          <w:rPr>
            <w:webHidden/>
          </w:rPr>
          <w:fldChar w:fldCharType="separate"/>
        </w:r>
        <w:r w:rsidR="0065317A">
          <w:rPr>
            <w:webHidden/>
          </w:rPr>
          <w:t>51</w:t>
        </w:r>
        <w:r w:rsidR="00327B46">
          <w:rPr>
            <w:webHidden/>
          </w:rPr>
          <w:fldChar w:fldCharType="end"/>
        </w:r>
      </w:hyperlink>
    </w:p>
    <w:p w:rsidR="00327B46" w:rsidRDefault="00EB4C6B" w:rsidP="00327B46">
      <w:pPr>
        <w:pStyle w:val="ndice1"/>
        <w:rPr>
          <w:rFonts w:eastAsiaTheme="minorEastAsia"/>
          <w:sz w:val="22"/>
          <w:szCs w:val="22"/>
          <w:lang w:eastAsia="pt-PT"/>
        </w:rPr>
      </w:pPr>
      <w:hyperlink w:anchor="_Toc512102649" w:history="1">
        <w:r w:rsidR="00327B46" w:rsidRPr="00E53812">
          <w:rPr>
            <w:rStyle w:val="Hiperligao"/>
          </w:rPr>
          <w:t>A.2 Modelos de dados</w:t>
        </w:r>
        <w:r w:rsidR="00327B46">
          <w:rPr>
            <w:webHidden/>
          </w:rPr>
          <w:tab/>
        </w:r>
        <w:r w:rsidR="00327B46">
          <w:rPr>
            <w:webHidden/>
          </w:rPr>
          <w:fldChar w:fldCharType="begin"/>
        </w:r>
        <w:r w:rsidR="00327B46">
          <w:rPr>
            <w:webHidden/>
          </w:rPr>
          <w:instrText xml:space="preserve"> PAGEREF _Toc512102649 \h </w:instrText>
        </w:r>
        <w:r w:rsidR="00327B46">
          <w:rPr>
            <w:webHidden/>
          </w:rPr>
        </w:r>
        <w:r w:rsidR="00327B46">
          <w:rPr>
            <w:webHidden/>
          </w:rPr>
          <w:fldChar w:fldCharType="separate"/>
        </w:r>
        <w:r w:rsidR="0065317A">
          <w:rPr>
            <w:webHidden/>
          </w:rPr>
          <w:t>53</w:t>
        </w:r>
        <w:r w:rsidR="00327B46">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65317A">
          <w:rPr>
            <w:noProof/>
            <w:webHidden/>
          </w:rPr>
          <w:t>8</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28" w:history="1">
        <w:r w:rsidR="0077244D" w:rsidRPr="00574E1D">
          <w:rPr>
            <w:rStyle w:val="Hiperligao"/>
            <w:noProof/>
          </w:rPr>
          <w:t>Figura 2 - Componentes OutSystems, Code Generator [5]</w:t>
        </w:r>
        <w:r w:rsidR="0077244D">
          <w:rPr>
            <w:noProof/>
            <w:webHidden/>
          </w:rPr>
          <w:tab/>
        </w:r>
        <w:r w:rsidR="0077244D">
          <w:rPr>
            <w:noProof/>
            <w:webHidden/>
          </w:rPr>
          <w:fldChar w:fldCharType="begin"/>
        </w:r>
        <w:r w:rsidR="0077244D">
          <w:rPr>
            <w:noProof/>
            <w:webHidden/>
          </w:rPr>
          <w:instrText xml:space="preserve"> PAGEREF _Toc512108128 \h </w:instrText>
        </w:r>
        <w:r w:rsidR="0077244D">
          <w:rPr>
            <w:noProof/>
            <w:webHidden/>
          </w:rPr>
        </w:r>
        <w:r w:rsidR="0077244D">
          <w:rPr>
            <w:noProof/>
            <w:webHidden/>
          </w:rPr>
          <w:fldChar w:fldCharType="separate"/>
        </w:r>
        <w:r w:rsidR="0065317A">
          <w:rPr>
            <w:noProof/>
            <w:webHidden/>
          </w:rPr>
          <w:t>9</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29" w:history="1">
        <w:r w:rsidR="0077244D" w:rsidRPr="00574E1D">
          <w:rPr>
            <w:rStyle w:val="Hiperligao"/>
            <w:noProof/>
            <w:lang w:val="en-US"/>
          </w:rPr>
          <w:t>Figura 3 - Arquitectura OutSystems, Deployment Services [5]</w:t>
        </w:r>
        <w:r w:rsidR="0077244D">
          <w:rPr>
            <w:noProof/>
            <w:webHidden/>
          </w:rPr>
          <w:tab/>
        </w:r>
        <w:r w:rsidR="0077244D">
          <w:rPr>
            <w:noProof/>
            <w:webHidden/>
          </w:rPr>
          <w:fldChar w:fldCharType="begin"/>
        </w:r>
        <w:r w:rsidR="0077244D">
          <w:rPr>
            <w:noProof/>
            <w:webHidden/>
          </w:rPr>
          <w:instrText xml:space="preserve"> PAGEREF _Toc512108129 \h </w:instrText>
        </w:r>
        <w:r w:rsidR="0077244D">
          <w:rPr>
            <w:noProof/>
            <w:webHidden/>
          </w:rPr>
        </w:r>
        <w:r w:rsidR="0077244D">
          <w:rPr>
            <w:noProof/>
            <w:webHidden/>
          </w:rPr>
          <w:fldChar w:fldCharType="separate"/>
        </w:r>
        <w:r w:rsidR="0065317A">
          <w:rPr>
            <w:noProof/>
            <w:webHidden/>
          </w:rPr>
          <w:t>10</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0" w:history="1">
        <w:r w:rsidR="0077244D" w:rsidRPr="00574E1D">
          <w:rPr>
            <w:rStyle w:val="Hiperligao"/>
            <w:noProof/>
            <w:lang w:val="en-US"/>
          </w:rPr>
          <w:t>Figura 4 - Arquitetura OutSystems, Scheduler Service [5]</w:t>
        </w:r>
        <w:r w:rsidR="0077244D">
          <w:rPr>
            <w:noProof/>
            <w:webHidden/>
          </w:rPr>
          <w:tab/>
        </w:r>
        <w:r w:rsidR="0077244D">
          <w:rPr>
            <w:noProof/>
            <w:webHidden/>
          </w:rPr>
          <w:fldChar w:fldCharType="begin"/>
        </w:r>
        <w:r w:rsidR="0077244D">
          <w:rPr>
            <w:noProof/>
            <w:webHidden/>
          </w:rPr>
          <w:instrText xml:space="preserve"> PAGEREF _Toc512108130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1" w:history="1">
        <w:r w:rsidR="0077244D" w:rsidRPr="00574E1D">
          <w:rPr>
            <w:rStyle w:val="Hiperligao"/>
            <w:noProof/>
          </w:rPr>
          <w:t>Figura 5 - Arquitetura OutSystems, Log Service [5]</w:t>
        </w:r>
        <w:r w:rsidR="0077244D">
          <w:rPr>
            <w:noProof/>
            <w:webHidden/>
          </w:rPr>
          <w:tab/>
        </w:r>
        <w:r w:rsidR="0077244D">
          <w:rPr>
            <w:noProof/>
            <w:webHidden/>
          </w:rPr>
          <w:fldChar w:fldCharType="begin"/>
        </w:r>
        <w:r w:rsidR="0077244D">
          <w:rPr>
            <w:noProof/>
            <w:webHidden/>
          </w:rPr>
          <w:instrText xml:space="preserve"> PAGEREF _Toc512108131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2" w:history="1">
        <w:r w:rsidR="0077244D" w:rsidRPr="00574E1D">
          <w:rPr>
            <w:rStyle w:val="Hiperligao"/>
            <w:noProof/>
          </w:rPr>
          <w:t>Figura 6 - Estrutura 4 Layer Canvas</w:t>
        </w:r>
        <w:r w:rsidR="0077244D">
          <w:rPr>
            <w:noProof/>
            <w:webHidden/>
          </w:rPr>
          <w:tab/>
        </w:r>
        <w:r w:rsidR="0077244D">
          <w:rPr>
            <w:noProof/>
            <w:webHidden/>
          </w:rPr>
          <w:fldChar w:fldCharType="begin"/>
        </w:r>
        <w:r w:rsidR="0077244D">
          <w:rPr>
            <w:noProof/>
            <w:webHidden/>
          </w:rPr>
          <w:instrText xml:space="preserve"> PAGEREF _Toc512108132 \h </w:instrText>
        </w:r>
        <w:r w:rsidR="0077244D">
          <w:rPr>
            <w:noProof/>
            <w:webHidden/>
          </w:rPr>
        </w:r>
        <w:r w:rsidR="0077244D">
          <w:rPr>
            <w:noProof/>
            <w:webHidden/>
          </w:rPr>
          <w:fldChar w:fldCharType="separate"/>
        </w:r>
        <w:r w:rsidR="0065317A">
          <w:rPr>
            <w:noProof/>
            <w:webHidden/>
          </w:rPr>
          <w:t>17</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3" w:history="1">
        <w:r w:rsidR="0077244D" w:rsidRPr="00574E1D">
          <w:rPr>
            <w:rStyle w:val="Hiperligao"/>
            <w:noProof/>
          </w:rPr>
          <w:t>Figura 7 - Aplicação da 4 Layers Canvas sobre a IView</w:t>
        </w:r>
        <w:r w:rsidR="0077244D">
          <w:rPr>
            <w:noProof/>
            <w:webHidden/>
          </w:rPr>
          <w:tab/>
        </w:r>
        <w:r w:rsidR="0077244D">
          <w:rPr>
            <w:noProof/>
            <w:webHidden/>
          </w:rPr>
          <w:fldChar w:fldCharType="begin"/>
        </w:r>
        <w:r w:rsidR="0077244D">
          <w:rPr>
            <w:noProof/>
            <w:webHidden/>
          </w:rPr>
          <w:instrText xml:space="preserve"> PAGEREF _Toc512108133 \h </w:instrText>
        </w:r>
        <w:r w:rsidR="0077244D">
          <w:rPr>
            <w:noProof/>
            <w:webHidden/>
          </w:rPr>
        </w:r>
        <w:r w:rsidR="0077244D">
          <w:rPr>
            <w:noProof/>
            <w:webHidden/>
          </w:rPr>
          <w:fldChar w:fldCharType="separate"/>
        </w:r>
        <w:r w:rsidR="0065317A">
          <w:rPr>
            <w:noProof/>
            <w:webHidden/>
          </w:rPr>
          <w:t>18</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r:id="rId10" w:anchor="_Toc512108134" w:history="1">
        <w:r w:rsidR="0077244D" w:rsidRPr="00574E1D">
          <w:rPr>
            <w:rStyle w:val="Hiperligao"/>
            <w:noProof/>
          </w:rPr>
          <w:t>Figura 8 - Modelo EA, Utilizadoes</w:t>
        </w:r>
        <w:r w:rsidR="0077244D">
          <w:rPr>
            <w:noProof/>
            <w:webHidden/>
          </w:rPr>
          <w:tab/>
        </w:r>
        <w:r w:rsidR="0077244D">
          <w:rPr>
            <w:noProof/>
            <w:webHidden/>
          </w:rPr>
          <w:fldChar w:fldCharType="begin"/>
        </w:r>
        <w:r w:rsidR="0077244D">
          <w:rPr>
            <w:noProof/>
            <w:webHidden/>
          </w:rPr>
          <w:instrText xml:space="preserve"> PAGEREF _Toc512108134 \h </w:instrText>
        </w:r>
        <w:r w:rsidR="0077244D">
          <w:rPr>
            <w:noProof/>
            <w:webHidden/>
          </w:rPr>
        </w:r>
        <w:r w:rsidR="0077244D">
          <w:rPr>
            <w:noProof/>
            <w:webHidden/>
          </w:rPr>
          <w:fldChar w:fldCharType="separate"/>
        </w:r>
        <w:r w:rsidR="0065317A">
          <w:rPr>
            <w:noProof/>
            <w:webHidden/>
          </w:rPr>
          <w:t>19</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r:id="rId11" w:anchor="_Toc512108135" w:history="1">
        <w:r w:rsidR="0077244D" w:rsidRPr="00574E1D">
          <w:rPr>
            <w:rStyle w:val="Hiperligao"/>
            <w:noProof/>
          </w:rPr>
          <w:t>Figura 9 - Modelo EA, Vagas</w:t>
        </w:r>
        <w:r w:rsidR="0077244D">
          <w:rPr>
            <w:noProof/>
            <w:webHidden/>
          </w:rPr>
          <w:tab/>
        </w:r>
        <w:r w:rsidR="0077244D">
          <w:rPr>
            <w:noProof/>
            <w:webHidden/>
          </w:rPr>
          <w:fldChar w:fldCharType="begin"/>
        </w:r>
        <w:r w:rsidR="0077244D">
          <w:rPr>
            <w:noProof/>
            <w:webHidden/>
          </w:rPr>
          <w:instrText xml:space="preserve"> PAGEREF _Toc512108135 \h </w:instrText>
        </w:r>
        <w:r w:rsidR="0077244D">
          <w:rPr>
            <w:noProof/>
            <w:webHidden/>
          </w:rPr>
        </w:r>
        <w:r w:rsidR="0077244D">
          <w:rPr>
            <w:noProof/>
            <w:webHidden/>
          </w:rPr>
          <w:fldChar w:fldCharType="separate"/>
        </w:r>
        <w:r w:rsidR="0065317A">
          <w:rPr>
            <w:noProof/>
            <w:webHidden/>
          </w:rPr>
          <w:t>22</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r:id="rId12" w:anchor="_Toc512108136" w:history="1">
        <w:r w:rsidR="0077244D" w:rsidRPr="00574E1D">
          <w:rPr>
            <w:rStyle w:val="Hiperligao"/>
            <w:noProof/>
          </w:rPr>
          <w:t>Figura 10 - Modelo EA, Eventos</w:t>
        </w:r>
        <w:r w:rsidR="0077244D">
          <w:rPr>
            <w:noProof/>
            <w:webHidden/>
          </w:rPr>
          <w:tab/>
        </w:r>
        <w:r w:rsidR="0077244D">
          <w:rPr>
            <w:noProof/>
            <w:webHidden/>
          </w:rPr>
          <w:fldChar w:fldCharType="begin"/>
        </w:r>
        <w:r w:rsidR="0077244D">
          <w:rPr>
            <w:noProof/>
            <w:webHidden/>
          </w:rPr>
          <w:instrText xml:space="preserve"> PAGEREF _Toc512108136 \h </w:instrText>
        </w:r>
        <w:r w:rsidR="0077244D">
          <w:rPr>
            <w:noProof/>
            <w:webHidden/>
          </w:rPr>
        </w:r>
        <w:r w:rsidR="0077244D">
          <w:rPr>
            <w:noProof/>
            <w:webHidden/>
          </w:rPr>
          <w:fldChar w:fldCharType="separate"/>
        </w:r>
        <w:r w:rsidR="0065317A">
          <w:rPr>
            <w:noProof/>
            <w:webHidden/>
          </w:rPr>
          <w:t>25</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7" w:history="1">
        <w:r w:rsidR="0077244D" w:rsidRPr="00574E1D">
          <w:rPr>
            <w:rStyle w:val="Hiperligao"/>
            <w:noProof/>
          </w:rPr>
          <w:t>Figura 11 – Frames, Home Page</w:t>
        </w:r>
        <w:r w:rsidR="0077244D">
          <w:rPr>
            <w:noProof/>
            <w:webHidden/>
          </w:rPr>
          <w:tab/>
        </w:r>
        <w:r w:rsidR="0077244D">
          <w:rPr>
            <w:noProof/>
            <w:webHidden/>
          </w:rPr>
          <w:fldChar w:fldCharType="begin"/>
        </w:r>
        <w:r w:rsidR="0077244D">
          <w:rPr>
            <w:noProof/>
            <w:webHidden/>
          </w:rPr>
          <w:instrText xml:space="preserve"> PAGEREF _Toc512108137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8" w:history="1">
        <w:r w:rsidR="0077244D" w:rsidRPr="00574E1D">
          <w:rPr>
            <w:rStyle w:val="Hiperligao"/>
            <w:noProof/>
          </w:rPr>
          <w:t>Figura 12 - Frames, Header</w:t>
        </w:r>
        <w:r w:rsidR="0077244D">
          <w:rPr>
            <w:noProof/>
            <w:webHidden/>
          </w:rPr>
          <w:tab/>
        </w:r>
        <w:r w:rsidR="0077244D">
          <w:rPr>
            <w:noProof/>
            <w:webHidden/>
          </w:rPr>
          <w:fldChar w:fldCharType="begin"/>
        </w:r>
        <w:r w:rsidR="0077244D">
          <w:rPr>
            <w:noProof/>
            <w:webHidden/>
          </w:rPr>
          <w:instrText xml:space="preserve"> PAGEREF _Toc512108138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39" w:history="1">
        <w:r w:rsidR="0077244D" w:rsidRPr="00574E1D">
          <w:rPr>
            <w:rStyle w:val="Hiperligao"/>
            <w:noProof/>
          </w:rPr>
          <w:t>Figura 13 - Frame, MoreInfo</w:t>
        </w:r>
        <w:r w:rsidR="0077244D">
          <w:rPr>
            <w:noProof/>
            <w:webHidden/>
          </w:rPr>
          <w:tab/>
        </w:r>
        <w:r w:rsidR="0077244D">
          <w:rPr>
            <w:noProof/>
            <w:webHidden/>
          </w:rPr>
          <w:fldChar w:fldCharType="begin"/>
        </w:r>
        <w:r w:rsidR="0077244D">
          <w:rPr>
            <w:noProof/>
            <w:webHidden/>
          </w:rPr>
          <w:instrText xml:space="preserve"> PAGEREF _Toc512108139 \h </w:instrText>
        </w:r>
        <w:r w:rsidR="0077244D">
          <w:rPr>
            <w:noProof/>
            <w:webHidden/>
          </w:rPr>
        </w:r>
        <w:r w:rsidR="0077244D">
          <w:rPr>
            <w:noProof/>
            <w:webHidden/>
          </w:rPr>
          <w:fldChar w:fldCharType="separate"/>
        </w:r>
        <w:r w:rsidR="0065317A">
          <w:rPr>
            <w:noProof/>
            <w:webHidden/>
          </w:rPr>
          <w:t>31</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0" w:history="1">
        <w:r w:rsidR="0077244D" w:rsidRPr="00574E1D">
          <w:rPr>
            <w:rStyle w:val="Hiperligao"/>
            <w:noProof/>
          </w:rPr>
          <w:t>Figura 14 - Frame, MyCurriculum</w:t>
        </w:r>
        <w:r w:rsidR="0077244D">
          <w:rPr>
            <w:noProof/>
            <w:webHidden/>
          </w:rPr>
          <w:tab/>
        </w:r>
        <w:r w:rsidR="0077244D">
          <w:rPr>
            <w:noProof/>
            <w:webHidden/>
          </w:rPr>
          <w:fldChar w:fldCharType="begin"/>
        </w:r>
        <w:r w:rsidR="0077244D">
          <w:rPr>
            <w:noProof/>
            <w:webHidden/>
          </w:rPr>
          <w:instrText xml:space="preserve"> PAGEREF _Toc512108140 \h </w:instrText>
        </w:r>
        <w:r w:rsidR="0077244D">
          <w:rPr>
            <w:noProof/>
            <w:webHidden/>
          </w:rPr>
        </w:r>
        <w:r w:rsidR="0077244D">
          <w:rPr>
            <w:noProof/>
            <w:webHidden/>
          </w:rPr>
          <w:fldChar w:fldCharType="separate"/>
        </w:r>
        <w:r w:rsidR="0065317A">
          <w:rPr>
            <w:noProof/>
            <w:webHidden/>
          </w:rPr>
          <w:t>33</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1" w:history="1">
        <w:r w:rsidR="0077244D" w:rsidRPr="00574E1D">
          <w:rPr>
            <w:rStyle w:val="Hiperligao"/>
            <w:noProof/>
          </w:rPr>
          <w:t>Figura 15 - Frames, MyProfile</w:t>
        </w:r>
        <w:r w:rsidR="0077244D">
          <w:rPr>
            <w:noProof/>
            <w:webHidden/>
          </w:rPr>
          <w:tab/>
        </w:r>
        <w:r w:rsidR="0077244D">
          <w:rPr>
            <w:noProof/>
            <w:webHidden/>
          </w:rPr>
          <w:fldChar w:fldCharType="begin"/>
        </w:r>
        <w:r w:rsidR="0077244D">
          <w:rPr>
            <w:noProof/>
            <w:webHidden/>
          </w:rPr>
          <w:instrText xml:space="preserve"> PAGEREF _Toc512108141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2" w:history="1">
        <w:r w:rsidR="0077244D" w:rsidRPr="00574E1D">
          <w:rPr>
            <w:rStyle w:val="Hiperligao"/>
            <w:noProof/>
          </w:rPr>
          <w:t>Figura 16 - Frames, Forms</w:t>
        </w:r>
        <w:r w:rsidR="0077244D">
          <w:rPr>
            <w:noProof/>
            <w:webHidden/>
          </w:rPr>
          <w:tab/>
        </w:r>
        <w:r w:rsidR="0077244D">
          <w:rPr>
            <w:noProof/>
            <w:webHidden/>
          </w:rPr>
          <w:fldChar w:fldCharType="begin"/>
        </w:r>
        <w:r w:rsidR="0077244D">
          <w:rPr>
            <w:noProof/>
            <w:webHidden/>
          </w:rPr>
          <w:instrText xml:space="preserve"> PAGEREF _Toc512108142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3" w:history="1">
        <w:r w:rsidR="0077244D" w:rsidRPr="00574E1D">
          <w:rPr>
            <w:rStyle w:val="Hiperligao"/>
            <w:noProof/>
          </w:rPr>
          <w:t>Figura 17 - Frames, Applications</w:t>
        </w:r>
        <w:r w:rsidR="0077244D">
          <w:rPr>
            <w:noProof/>
            <w:webHidden/>
          </w:rPr>
          <w:tab/>
        </w:r>
        <w:r w:rsidR="0077244D">
          <w:rPr>
            <w:noProof/>
            <w:webHidden/>
          </w:rPr>
          <w:fldChar w:fldCharType="begin"/>
        </w:r>
        <w:r w:rsidR="0077244D">
          <w:rPr>
            <w:noProof/>
            <w:webHidden/>
          </w:rPr>
          <w:instrText xml:space="preserve"> PAGEREF _Toc512108143 \h </w:instrText>
        </w:r>
        <w:r w:rsidR="0077244D">
          <w:rPr>
            <w:noProof/>
            <w:webHidden/>
          </w:rPr>
        </w:r>
        <w:r w:rsidR="0077244D">
          <w:rPr>
            <w:noProof/>
            <w:webHidden/>
          </w:rPr>
          <w:fldChar w:fldCharType="separate"/>
        </w:r>
        <w:r w:rsidR="0065317A">
          <w:rPr>
            <w:noProof/>
            <w:webHidden/>
          </w:rPr>
          <w:t>37</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4" w:history="1">
        <w:r w:rsidR="0077244D" w:rsidRPr="00574E1D">
          <w:rPr>
            <w:rStyle w:val="Hiperligao"/>
            <w:noProof/>
          </w:rPr>
          <w:t>Figura 18 - Frames, Vacancies</w:t>
        </w:r>
        <w:r w:rsidR="0077244D">
          <w:rPr>
            <w:noProof/>
            <w:webHidden/>
          </w:rPr>
          <w:tab/>
        </w:r>
        <w:r w:rsidR="0077244D">
          <w:rPr>
            <w:noProof/>
            <w:webHidden/>
          </w:rPr>
          <w:fldChar w:fldCharType="begin"/>
        </w:r>
        <w:r w:rsidR="0077244D">
          <w:rPr>
            <w:noProof/>
            <w:webHidden/>
          </w:rPr>
          <w:instrText xml:space="preserve"> PAGEREF _Toc512108144 \h </w:instrText>
        </w:r>
        <w:r w:rsidR="0077244D">
          <w:rPr>
            <w:noProof/>
            <w:webHidden/>
          </w:rPr>
        </w:r>
        <w:r w:rsidR="0077244D">
          <w:rPr>
            <w:noProof/>
            <w:webHidden/>
          </w:rPr>
          <w:fldChar w:fldCharType="separate"/>
        </w:r>
        <w:r w:rsidR="0065317A">
          <w:rPr>
            <w:noProof/>
            <w:webHidden/>
          </w:rPr>
          <w:t>38</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5" w:history="1">
        <w:r w:rsidR="0077244D" w:rsidRPr="00574E1D">
          <w:rPr>
            <w:rStyle w:val="Hiperligao"/>
            <w:noProof/>
          </w:rPr>
          <w:t>Figura 19 - Frames, CheckCV</w:t>
        </w:r>
        <w:r w:rsidR="0077244D">
          <w:rPr>
            <w:noProof/>
            <w:webHidden/>
          </w:rPr>
          <w:tab/>
        </w:r>
        <w:r w:rsidR="0077244D">
          <w:rPr>
            <w:noProof/>
            <w:webHidden/>
          </w:rPr>
          <w:fldChar w:fldCharType="begin"/>
        </w:r>
        <w:r w:rsidR="0077244D">
          <w:rPr>
            <w:noProof/>
            <w:webHidden/>
          </w:rPr>
          <w:instrText xml:space="preserve"> PAGEREF _Toc512108145 \h </w:instrText>
        </w:r>
        <w:r w:rsidR="0077244D">
          <w:rPr>
            <w:noProof/>
            <w:webHidden/>
          </w:rPr>
        </w:r>
        <w:r w:rsidR="0077244D">
          <w:rPr>
            <w:noProof/>
            <w:webHidden/>
          </w:rPr>
          <w:fldChar w:fldCharType="separate"/>
        </w:r>
        <w:r w:rsidR="0065317A">
          <w:rPr>
            <w:noProof/>
            <w:webHidden/>
          </w:rPr>
          <w:t>39</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6" w:history="1">
        <w:r w:rsidR="0077244D" w:rsidRPr="00574E1D">
          <w:rPr>
            <w:rStyle w:val="Hiperligao"/>
            <w:noProof/>
          </w:rPr>
          <w:t>Figura 20 - Frames, Events</w:t>
        </w:r>
        <w:r w:rsidR="0077244D">
          <w:rPr>
            <w:noProof/>
            <w:webHidden/>
          </w:rPr>
          <w:tab/>
        </w:r>
        <w:r w:rsidR="0077244D">
          <w:rPr>
            <w:noProof/>
            <w:webHidden/>
          </w:rPr>
          <w:fldChar w:fldCharType="begin"/>
        </w:r>
        <w:r w:rsidR="0077244D">
          <w:rPr>
            <w:noProof/>
            <w:webHidden/>
          </w:rPr>
          <w:instrText xml:space="preserve"> PAGEREF _Toc512108146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7" w:history="1">
        <w:r w:rsidR="0077244D" w:rsidRPr="00574E1D">
          <w:rPr>
            <w:rStyle w:val="Hiperligao"/>
            <w:noProof/>
          </w:rPr>
          <w:t>Figura 21 - Frames, Candidate</w:t>
        </w:r>
        <w:r w:rsidR="0077244D">
          <w:rPr>
            <w:noProof/>
            <w:webHidden/>
          </w:rPr>
          <w:tab/>
        </w:r>
        <w:r w:rsidR="0077244D">
          <w:rPr>
            <w:noProof/>
            <w:webHidden/>
          </w:rPr>
          <w:fldChar w:fldCharType="begin"/>
        </w:r>
        <w:r w:rsidR="0077244D">
          <w:rPr>
            <w:noProof/>
            <w:webHidden/>
          </w:rPr>
          <w:instrText xml:space="preserve"> PAGEREF _Toc512108147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8" w:history="1">
        <w:r w:rsidR="0077244D" w:rsidRPr="00574E1D">
          <w:rPr>
            <w:rStyle w:val="Hiperligao"/>
            <w:noProof/>
          </w:rPr>
          <w:t>Figura 22 - Frames, Event</w:t>
        </w:r>
        <w:r w:rsidR="0077244D">
          <w:rPr>
            <w:noProof/>
            <w:webHidden/>
          </w:rPr>
          <w:tab/>
        </w:r>
        <w:r w:rsidR="0077244D">
          <w:rPr>
            <w:noProof/>
            <w:webHidden/>
          </w:rPr>
          <w:fldChar w:fldCharType="begin"/>
        </w:r>
        <w:r w:rsidR="0077244D">
          <w:rPr>
            <w:noProof/>
            <w:webHidden/>
          </w:rPr>
          <w:instrText xml:space="preserve"> PAGEREF _Toc512108148 \h </w:instrText>
        </w:r>
        <w:r w:rsidR="0077244D">
          <w:rPr>
            <w:noProof/>
            <w:webHidden/>
          </w:rPr>
        </w:r>
        <w:r w:rsidR="0077244D">
          <w:rPr>
            <w:noProof/>
            <w:webHidden/>
          </w:rPr>
          <w:fldChar w:fldCharType="separate"/>
        </w:r>
        <w:r w:rsidR="0065317A">
          <w:rPr>
            <w:noProof/>
            <w:webHidden/>
          </w:rPr>
          <w:t>41</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49" w:history="1">
        <w:r w:rsidR="0077244D" w:rsidRPr="00574E1D">
          <w:rPr>
            <w:rStyle w:val="Hiperligao"/>
            <w:noProof/>
          </w:rPr>
          <w:t>Figura 23 - Frames, Application</w:t>
        </w:r>
        <w:r w:rsidR="0077244D">
          <w:rPr>
            <w:noProof/>
            <w:webHidden/>
          </w:rPr>
          <w:tab/>
        </w:r>
        <w:r w:rsidR="0077244D">
          <w:rPr>
            <w:noProof/>
            <w:webHidden/>
          </w:rPr>
          <w:fldChar w:fldCharType="begin"/>
        </w:r>
        <w:r w:rsidR="0077244D">
          <w:rPr>
            <w:noProof/>
            <w:webHidden/>
          </w:rPr>
          <w:instrText xml:space="preserve"> PAGEREF _Toc512108149 \h </w:instrText>
        </w:r>
        <w:r w:rsidR="0077244D">
          <w:rPr>
            <w:noProof/>
            <w:webHidden/>
          </w:rPr>
        </w:r>
        <w:r w:rsidR="0077244D">
          <w:rPr>
            <w:noProof/>
            <w:webHidden/>
          </w:rPr>
          <w:fldChar w:fldCharType="separate"/>
        </w:r>
        <w:r w:rsidR="0065317A">
          <w:rPr>
            <w:noProof/>
            <w:webHidden/>
          </w:rPr>
          <w:t>42</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50" w:history="1">
        <w:r w:rsidR="0077244D" w:rsidRPr="00574E1D">
          <w:rPr>
            <w:rStyle w:val="Hiperligao"/>
            <w:noProof/>
          </w:rPr>
          <w:t>Figura 24 - Frames, Vacancy</w:t>
        </w:r>
        <w:r w:rsidR="0077244D">
          <w:rPr>
            <w:noProof/>
            <w:webHidden/>
          </w:rPr>
          <w:tab/>
        </w:r>
        <w:r w:rsidR="0077244D">
          <w:rPr>
            <w:noProof/>
            <w:webHidden/>
          </w:rPr>
          <w:fldChar w:fldCharType="begin"/>
        </w:r>
        <w:r w:rsidR="0077244D">
          <w:rPr>
            <w:noProof/>
            <w:webHidden/>
          </w:rPr>
          <w:instrText xml:space="preserve"> PAGEREF _Toc512108150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51" w:history="1">
        <w:r w:rsidR="0077244D" w:rsidRPr="00574E1D">
          <w:rPr>
            <w:rStyle w:val="Hiperligao"/>
            <w:noProof/>
          </w:rPr>
          <w:t>Figura 25 - Frames, FormEditAdd</w:t>
        </w:r>
        <w:r w:rsidR="0077244D">
          <w:rPr>
            <w:noProof/>
            <w:webHidden/>
          </w:rPr>
          <w:tab/>
        </w:r>
        <w:r w:rsidR="0077244D">
          <w:rPr>
            <w:noProof/>
            <w:webHidden/>
          </w:rPr>
          <w:fldChar w:fldCharType="begin"/>
        </w:r>
        <w:r w:rsidR="0077244D">
          <w:rPr>
            <w:noProof/>
            <w:webHidden/>
          </w:rPr>
          <w:instrText xml:space="preserve"> PAGEREF _Toc512108151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EB4C6B">
      <w:pPr>
        <w:pStyle w:val="ndicedeilustraes"/>
        <w:tabs>
          <w:tab w:val="right" w:leader="dot" w:pos="8494"/>
        </w:tabs>
        <w:rPr>
          <w:rFonts w:asciiTheme="minorHAnsi" w:eastAsiaTheme="minorEastAsia" w:hAnsiTheme="minorHAnsi"/>
          <w:noProof/>
          <w:lang w:eastAsia="pt-PT"/>
        </w:rPr>
      </w:pPr>
      <w:hyperlink w:anchor="_Toc512108152" w:history="1">
        <w:r w:rsidR="0077244D" w:rsidRPr="00574E1D">
          <w:rPr>
            <w:rStyle w:val="Hiperligao"/>
            <w:noProof/>
          </w:rPr>
          <w:t>Figura 26 - Frames VacancyAdd</w:t>
        </w:r>
        <w:r w:rsidR="0077244D">
          <w:rPr>
            <w:noProof/>
            <w:webHidden/>
          </w:rPr>
          <w:tab/>
        </w:r>
        <w:r w:rsidR="0077244D">
          <w:rPr>
            <w:noProof/>
            <w:webHidden/>
          </w:rPr>
          <w:fldChar w:fldCharType="begin"/>
        </w:r>
        <w:r w:rsidR="0077244D">
          <w:rPr>
            <w:noProof/>
            <w:webHidden/>
          </w:rPr>
          <w:instrText xml:space="preserve"> PAGEREF _Toc512108152 \h </w:instrText>
        </w:r>
        <w:r w:rsidR="0077244D">
          <w:rPr>
            <w:noProof/>
            <w:webHidden/>
          </w:rPr>
        </w:r>
        <w:r w:rsidR="0077244D">
          <w:rPr>
            <w:noProof/>
            <w:webHidden/>
          </w:rPr>
          <w:fldChar w:fldCharType="separate"/>
        </w:r>
        <w:r w:rsidR="0065317A">
          <w:rPr>
            <w:noProof/>
            <w:webHidden/>
          </w:rPr>
          <w:t>46</w:t>
        </w:r>
        <w:r w:rsidR="0077244D">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65317A">
          <w:rPr>
            <w:b/>
            <w:bCs/>
            <w:noProof/>
            <w:webHidden/>
          </w:rPr>
          <w:t>Erro! Marcador não definido.</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Cabealho2"/>
        <w:numPr>
          <w:ilvl w:val="1"/>
          <w:numId w:val="39"/>
        </w:numPr>
      </w:pPr>
      <w:bookmarkStart w:id="9" w:name="_Ref512096447"/>
      <w:bookmarkStart w:id="10" w:name="_Toc512102619"/>
      <w:r>
        <w:t>Enquadramentos</w:t>
      </w:r>
      <w:bookmarkEnd w:id="9"/>
      <w:bookmarkEnd w:id="10"/>
      <w:r w:rsidR="008C51D6" w:rsidRPr="008C51D6">
        <w:t xml:space="preserve"> </w:t>
      </w:r>
    </w:p>
    <w:p w:rsidR="00E7170A" w:rsidRPr="00E7170A" w:rsidRDefault="00E7170A" w:rsidP="00E7170A">
      <w:r w:rsidRPr="00E7170A">
        <w:t xml:space="preserve">Muitas empresas tecnológicas portuguesas tem um processo de entrevista bastante arcaico e limitado, não colocando os seus conhecimentos tecnológicos em utilização. </w:t>
      </w:r>
    </w:p>
    <w:p w:rsidR="00E7170A" w:rsidRPr="00E7170A" w:rsidDel="00B67A2F" w:rsidRDefault="00E7170A" w:rsidP="00E7170A">
      <w:pPr>
        <w:ind w:firstLine="284"/>
        <w:rPr>
          <w:del w:id="11" w:author="Diogo Aires" w:date="2018-04-22T23:19:00Z"/>
        </w:rPr>
      </w:pPr>
      <w:bookmarkStart w:id="12" w:name="_GoBack"/>
      <w:bookmarkEnd w:id="12"/>
      <w:del w:id="13" w:author="Diogo Aires" w:date="2018-04-22T23:19:00Z">
        <w:r w:rsidRPr="00E7170A" w:rsidDel="00B67A2F">
          <w:delText>Normalmente este processo envolvem qualquer transferência de ficheiros importantes e algo que sensíveis, como (normalmente, mas não limitados) a currículos e dossiers de competência</w:delText>
        </w:r>
        <w:r w:rsidRPr="00E7170A" w:rsidDel="00B67A2F">
          <w:rPr>
            <w:vertAlign w:val="superscript"/>
          </w:rPr>
          <w:footnoteReference w:id="1"/>
        </w:r>
        <w:r w:rsidRPr="00E7170A" w:rsidDel="00B67A2F">
          <w:delText>, por correio eletrónico.</w:delText>
        </w:r>
      </w:del>
    </w:p>
    <w:p w:rsidR="00E7170A" w:rsidRPr="00E7170A" w:rsidDel="00B67A2F" w:rsidRDefault="00E7170A" w:rsidP="00E7170A">
      <w:pPr>
        <w:ind w:firstLine="284"/>
        <w:rPr>
          <w:del w:id="16" w:author="Diogo Aires" w:date="2018-04-22T23:19:00Z"/>
        </w:rPr>
      </w:pPr>
      <w:del w:id="17" w:author="Diogo Aires" w:date="2018-04-22T23:19:00Z">
        <w:r w:rsidRPr="00E7170A" w:rsidDel="00B67A2F">
          <w:delText xml:space="preserve">Neste processo qualquer marcação de entrevista é realizada por telemóvel, o que em si não é um problema notável, com a única informação estabelecida sobre a entrevista sendo disponível também por transferências por correio eletrónico. </w:delText>
        </w:r>
      </w:del>
    </w:p>
    <w:p w:rsidR="00E7170A" w:rsidRPr="00E7170A" w:rsidDel="00B67A2F" w:rsidRDefault="00E7170A" w:rsidP="00E7170A">
      <w:pPr>
        <w:ind w:firstLine="284"/>
        <w:rPr>
          <w:del w:id="18" w:author="Diogo Aires" w:date="2018-04-22T23:19:00Z"/>
        </w:rPr>
      </w:pPr>
      <w:del w:id="19" w:author="Diogo Aires" w:date="2018-04-22T23:19:00Z">
        <w:r w:rsidRPr="00E7170A" w:rsidDel="00B67A2F">
          <w:delText>O que garante uma dependência notável pela parte do candidato ao colaborador, se o segundo se esquecer ou não informa de forma correta o candidato o mesmo poderá ter dificuldades para participar na entrevista.</w:delText>
        </w:r>
      </w:del>
    </w:p>
    <w:p w:rsidR="00E7170A" w:rsidRPr="00E7170A" w:rsidDel="00B67A2F" w:rsidRDefault="00E7170A" w:rsidP="00E7170A">
      <w:pPr>
        <w:ind w:firstLine="284"/>
        <w:rPr>
          <w:del w:id="20" w:author="Diogo Aires" w:date="2018-04-22T23:19:00Z"/>
        </w:rPr>
      </w:pPr>
      <w:del w:id="21" w:author="Diogo Aires" w:date="2018-04-22T23:19:00Z">
        <w:r w:rsidRPr="00E7170A" w:rsidDel="00B67A2F">
          <w:delText xml:space="preserve">Uma das raras </w:delText>
        </w:r>
        <w:r w:rsidRPr="00E7170A" w:rsidDel="00B67A2F">
          <w:rPr>
            <w:rFonts w:ascii="Arial" w:hAnsi="Arial" w:cs="Arial"/>
            <w:sz w:val="20"/>
            <w:szCs w:val="20"/>
          </w:rPr>
          <w:delText xml:space="preserve">exceções que não se limita a este processo, </w:delText>
        </w:r>
        <w:r w:rsidRPr="00E7170A" w:rsidDel="00B67A2F">
          <w:delText>seria a consultoria Mind Source, que fornece, o que chamam, “Portal de Emprego”</w:delText>
        </w:r>
      </w:del>
      <w:customXmlDelRangeStart w:id="22" w:author="Diogo Aires" w:date="2018-04-22T23:19:00Z"/>
      <w:sdt>
        <w:sdtPr>
          <w:id w:val="933866188"/>
          <w:citation/>
        </w:sdtPr>
        <w:sdtEndPr/>
        <w:sdtContent>
          <w:customXmlDelRangeEnd w:id="22"/>
          <w:del w:id="23" w:author="Diogo Aires" w:date="2018-04-22T23:19:00Z">
            <w:r w:rsidRPr="00E7170A" w:rsidDel="00B67A2F">
              <w:fldChar w:fldCharType="begin"/>
            </w:r>
            <w:r w:rsidRPr="00E7170A" w:rsidDel="00B67A2F">
              <w:rPr>
                <w:vertAlign w:val="superscript"/>
              </w:rPr>
              <w:delInstrText xml:space="preserve"> CITATION Min18 \l 2070 </w:delInstrText>
            </w:r>
            <w:r w:rsidRPr="00E7170A" w:rsidDel="00B67A2F">
              <w:fldChar w:fldCharType="separate"/>
            </w:r>
            <w:r w:rsidRPr="00E7170A" w:rsidDel="00B67A2F">
              <w:rPr>
                <w:noProof/>
                <w:vertAlign w:val="superscript"/>
              </w:rPr>
              <w:delText xml:space="preserve"> </w:delText>
            </w:r>
            <w:r w:rsidRPr="00E7170A" w:rsidDel="00B67A2F">
              <w:rPr>
                <w:noProof/>
              </w:rPr>
              <w:delText>[1]</w:delText>
            </w:r>
            <w:r w:rsidRPr="00E7170A" w:rsidDel="00B67A2F">
              <w:fldChar w:fldCharType="end"/>
            </w:r>
          </w:del>
          <w:customXmlDelRangeStart w:id="24" w:author="Diogo Aires" w:date="2018-04-22T23:19:00Z"/>
        </w:sdtContent>
      </w:sdt>
      <w:customXmlDelRangeEnd w:id="24"/>
      <w:del w:id="25" w:author="Diogo Aires" w:date="2018-04-22T23:19:00Z">
        <w:r w:rsidRPr="00E7170A" w:rsidDel="00B67A2F">
          <w:delText xml:space="preserve">. Este portal disponibiliza a capacidade de guardar ficheiros e realizar candidaturas a cargos disponíveis, mas pouco mais. </w:delText>
        </w:r>
      </w:del>
    </w:p>
    <w:p w:rsidR="00E7170A" w:rsidRPr="00E7170A" w:rsidDel="00B67A2F" w:rsidRDefault="00E7170A" w:rsidP="00E7170A">
      <w:pPr>
        <w:ind w:firstLine="284"/>
        <w:rPr>
          <w:del w:id="26" w:author="Diogo Aires" w:date="2018-04-22T23:19:00Z"/>
        </w:rPr>
      </w:pPr>
      <w:del w:id="27" w:author="Diogo Aires" w:date="2018-04-22T23:19:00Z">
        <w:r w:rsidRPr="00E7170A" w:rsidDel="00B67A2F">
          <w:delText>Também existe a aplicação “My Profile”</w:delText>
        </w:r>
      </w:del>
      <w:customXmlDelRangeStart w:id="28" w:author="Diogo Aires" w:date="2018-04-22T23:19:00Z"/>
      <w:sdt>
        <w:sdtPr>
          <w:id w:val="463851939"/>
          <w:citation/>
        </w:sdtPr>
        <w:sdtEndPr/>
        <w:sdtContent>
          <w:customXmlDelRangeEnd w:id="28"/>
          <w:del w:id="29" w:author="Diogo Aires" w:date="2018-04-22T23:19:00Z">
            <w:r w:rsidRPr="00E7170A" w:rsidDel="00B67A2F">
              <w:fldChar w:fldCharType="begin"/>
            </w:r>
            <w:r w:rsidRPr="00E7170A" w:rsidDel="00B67A2F">
              <w:delInstrText xml:space="preserve"> CITATION Ran18 \l 2070 </w:delInstrText>
            </w:r>
            <w:r w:rsidRPr="00E7170A" w:rsidDel="00B67A2F">
              <w:fldChar w:fldCharType="separate"/>
            </w:r>
            <w:r w:rsidRPr="00E7170A" w:rsidDel="00B67A2F">
              <w:rPr>
                <w:noProof/>
              </w:rPr>
              <w:delText xml:space="preserve"> [2]</w:delText>
            </w:r>
            <w:r w:rsidRPr="00E7170A" w:rsidDel="00B67A2F">
              <w:fldChar w:fldCharType="end"/>
            </w:r>
          </w:del>
          <w:customXmlDelRangeStart w:id="30" w:author="Diogo Aires" w:date="2018-04-22T23:19:00Z"/>
        </w:sdtContent>
      </w:sdt>
      <w:customXmlDelRangeEnd w:id="30"/>
      <w:del w:id="31" w:author="Diogo Aires" w:date="2018-04-22T23:19:00Z">
        <w:r w:rsidRPr="00E7170A" w:rsidDel="00B67A2F">
          <w:delText xml:space="preserve"> desenvolvido pela empresa de recursos humanos Randstad. Esta aplicação disponibiliza um formato simples e interativo de desenvolver o currículo e dossier de capacidades, mas nada mais.</w:delText>
        </w:r>
      </w:del>
    </w:p>
    <w:p w:rsidR="00E7170A" w:rsidRPr="00E7170A" w:rsidRDefault="00E7170A" w:rsidP="00E7170A">
      <w:pPr>
        <w:ind w:firstLine="284"/>
      </w:pPr>
      <w:r w:rsidRPr="00E7170A">
        <w:t>Atendendo as limitações consideradas, nasceu o projeto a realizar, a aplicação IView, que tem como objetivo expandir as funcionalidades das duas aplicações referidas, como também incluir funcionalidades para a empresa que a utilize.</w:t>
      </w:r>
    </w:p>
    <w:p w:rsidR="00E7170A" w:rsidRPr="00E7170A" w:rsidRDefault="00E7170A" w:rsidP="00E7170A">
      <w:pPr>
        <w:ind w:firstLine="284"/>
      </w:pPr>
      <w:r w:rsidRPr="00E7170A">
        <w:t>No desenvolvimento da aplicação será utilizado como base uma empresa de tecnologia fictícia a que chamamos PS Tec, servindo de enquadramento para outras possíveis empresas.</w:t>
      </w:r>
    </w:p>
    <w:p w:rsidR="00AF42CB" w:rsidRDefault="00AF42CB" w:rsidP="00F40589">
      <w:pPr>
        <w:ind w:firstLine="284"/>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32" w:name="_Ref512096502"/>
      <w:bookmarkStart w:id="33" w:name="_Toc512102620"/>
      <w:r>
        <w:lastRenderedPageBreak/>
        <w:t>Objectivos</w:t>
      </w:r>
      <w:bookmarkEnd w:id="32"/>
      <w:bookmarkEnd w:id="33"/>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 xml:space="preserve">A componente </w:t>
      </w:r>
      <w:r w:rsidRPr="00E7170A">
        <w:rPr>
          <w:i/>
        </w:rPr>
        <w:t>Web</w:t>
      </w:r>
      <w:r>
        <w:t>, componente central, onde serão desenvolvidas grande parte das funcionalidades, irá garantir acessos de leitura e escrita à base de dados onde será guardado, entre outros dados:</w:t>
      </w:r>
    </w:p>
    <w:p w:rsidR="00E7170A" w:rsidRPr="00E7170A" w:rsidDel="00B67A2F" w:rsidRDefault="00E7170A" w:rsidP="00E7170A">
      <w:pPr>
        <w:numPr>
          <w:ilvl w:val="0"/>
          <w:numId w:val="19"/>
        </w:numPr>
        <w:ind w:left="1423" w:hanging="357"/>
        <w:contextualSpacing/>
        <w:rPr>
          <w:del w:id="34" w:author="Diogo Aires" w:date="2018-04-22T23:19:00Z"/>
        </w:rPr>
      </w:pPr>
      <w:del w:id="35" w:author="Diogo Aires" w:date="2018-04-22T23:19:00Z">
        <w:r w:rsidRPr="00E7170A" w:rsidDel="00B67A2F">
          <w:delText>Currículos, dossiês de competências e disponibilidades</w:delText>
        </w:r>
        <w:r w:rsidRPr="00E7170A" w:rsidDel="00B67A2F">
          <w:rPr>
            <w:vertAlign w:val="superscript"/>
          </w:rPr>
          <w:footnoteReference w:id="2"/>
        </w:r>
        <w:r w:rsidDel="00B67A2F">
          <w:delText xml:space="preserve"> de candidatos</w:delText>
        </w:r>
        <w:r w:rsidR="00353697" w:rsidDel="00B67A2F">
          <w:delText>,</w:delText>
        </w:r>
      </w:del>
    </w:p>
    <w:p w:rsidR="00E7170A" w:rsidRPr="00E7170A" w:rsidDel="00B67A2F" w:rsidRDefault="00E7170A" w:rsidP="00E7170A">
      <w:pPr>
        <w:numPr>
          <w:ilvl w:val="0"/>
          <w:numId w:val="19"/>
        </w:numPr>
        <w:ind w:left="1423" w:hanging="357"/>
        <w:contextualSpacing/>
        <w:rPr>
          <w:del w:id="38" w:author="Diogo Aires" w:date="2018-04-22T23:19:00Z"/>
        </w:rPr>
      </w:pPr>
      <w:del w:id="39" w:author="Diogo Aires" w:date="2018-04-22T23:19:00Z">
        <w:r w:rsidRPr="00E7170A" w:rsidDel="00B67A2F">
          <w:delText>Informações gerais dos colaboradores que participam na aplicação</w:delText>
        </w:r>
        <w:r w:rsidR="00353697" w:rsidDel="00B67A2F">
          <w:delText>,</w:delText>
        </w:r>
      </w:del>
    </w:p>
    <w:p w:rsidR="00E7170A" w:rsidRPr="00E7170A" w:rsidDel="00B67A2F" w:rsidRDefault="00E7170A" w:rsidP="00E7170A">
      <w:pPr>
        <w:numPr>
          <w:ilvl w:val="0"/>
          <w:numId w:val="19"/>
        </w:numPr>
        <w:ind w:left="1423" w:hanging="357"/>
        <w:contextualSpacing/>
        <w:rPr>
          <w:del w:id="40" w:author="Diogo Aires" w:date="2018-04-22T23:19:00Z"/>
        </w:rPr>
      </w:pPr>
      <w:del w:id="41" w:author="Diogo Aires" w:date="2018-04-22T23:19:00Z">
        <w:r w:rsidRPr="00E7170A" w:rsidDel="00B67A2F">
          <w:delText>Clientes e projetos com os mesmos</w:delText>
        </w:r>
        <w:r w:rsidR="00353697" w:rsidDel="00B67A2F">
          <w:delText>,</w:delText>
        </w:r>
      </w:del>
    </w:p>
    <w:p w:rsidR="00E7170A" w:rsidRPr="00E7170A" w:rsidDel="00B67A2F" w:rsidRDefault="00E7170A" w:rsidP="00E7170A">
      <w:pPr>
        <w:numPr>
          <w:ilvl w:val="0"/>
          <w:numId w:val="19"/>
        </w:numPr>
        <w:ind w:left="1423" w:hanging="357"/>
        <w:contextualSpacing/>
        <w:rPr>
          <w:del w:id="42" w:author="Diogo Aires" w:date="2018-04-22T23:19:00Z"/>
        </w:rPr>
      </w:pPr>
      <w:del w:id="43" w:author="Diogo Aires" w:date="2018-04-22T23:19:00Z">
        <w:r w:rsidRPr="00E7170A" w:rsidDel="00B67A2F">
          <w:delText>Vagas a novos cargos na empresa</w:delText>
        </w:r>
        <w:r w:rsidR="00353697" w:rsidDel="00B67A2F">
          <w:delText>,</w:delText>
        </w:r>
      </w:del>
    </w:p>
    <w:p w:rsidR="00E7170A" w:rsidRPr="00E7170A" w:rsidDel="00B67A2F" w:rsidRDefault="00E7170A" w:rsidP="00E7170A">
      <w:pPr>
        <w:numPr>
          <w:ilvl w:val="1"/>
          <w:numId w:val="19"/>
        </w:numPr>
        <w:contextualSpacing/>
        <w:rPr>
          <w:del w:id="44" w:author="Diogo Aires" w:date="2018-04-22T23:19:00Z"/>
        </w:rPr>
      </w:pPr>
      <w:del w:id="45" w:author="Diogo Aires" w:date="2018-04-22T23:19:00Z">
        <w:r w:rsidRPr="00E7170A" w:rsidDel="00B67A2F">
          <w:delText>Cada vaga inclui um processo de entrevista</w:delText>
        </w:r>
        <w:r w:rsidR="00353697" w:rsidDel="00B67A2F">
          <w:delText>,</w:delText>
        </w:r>
      </w:del>
    </w:p>
    <w:p w:rsidR="00E7170A" w:rsidRPr="00E7170A" w:rsidDel="00B67A2F" w:rsidRDefault="00E7170A" w:rsidP="00E7170A">
      <w:pPr>
        <w:numPr>
          <w:ilvl w:val="0"/>
          <w:numId w:val="19"/>
        </w:numPr>
        <w:ind w:left="1423" w:hanging="357"/>
        <w:contextualSpacing/>
        <w:rPr>
          <w:del w:id="46" w:author="Diogo Aires" w:date="2018-04-22T23:19:00Z"/>
        </w:rPr>
      </w:pPr>
      <w:del w:id="47" w:author="Diogo Aires" w:date="2018-04-22T23:19:00Z">
        <w:r w:rsidRPr="00E7170A" w:rsidDel="00B67A2F">
          <w:delText>Aplicações a vagas, incluindo a situação da mesma no processo de entrevista</w:delText>
        </w:r>
        <w:r w:rsidR="00353697" w:rsidDel="00B67A2F">
          <w:delText>,</w:delText>
        </w:r>
      </w:del>
    </w:p>
    <w:p w:rsidR="00E7170A" w:rsidRPr="00E7170A" w:rsidDel="00B67A2F" w:rsidRDefault="00E7170A" w:rsidP="00E7170A">
      <w:pPr>
        <w:numPr>
          <w:ilvl w:val="0"/>
          <w:numId w:val="19"/>
        </w:numPr>
        <w:ind w:left="1423" w:hanging="357"/>
        <w:contextualSpacing/>
        <w:rPr>
          <w:del w:id="48" w:author="Diogo Aires" w:date="2018-04-22T23:19:00Z"/>
        </w:rPr>
      </w:pPr>
      <w:del w:id="49" w:author="Diogo Aires" w:date="2018-04-22T23:19:00Z">
        <w:r w:rsidRPr="00E7170A" w:rsidDel="00B67A2F">
          <w:delText>Entrevistas e outros eventos marcados</w:delText>
        </w:r>
        <w:r w:rsidR="00353697" w:rsidDel="00B67A2F">
          <w:delText>,</w:delText>
        </w:r>
      </w:del>
    </w:p>
    <w:p w:rsidR="00E7170A" w:rsidRPr="00E7170A" w:rsidDel="00B67A2F" w:rsidRDefault="00E7170A" w:rsidP="00E7170A">
      <w:pPr>
        <w:numPr>
          <w:ilvl w:val="0"/>
          <w:numId w:val="19"/>
        </w:numPr>
        <w:ind w:left="1423" w:hanging="357"/>
        <w:contextualSpacing/>
        <w:rPr>
          <w:del w:id="50" w:author="Diogo Aires" w:date="2018-04-22T23:19:00Z"/>
        </w:rPr>
      </w:pPr>
      <w:del w:id="51" w:author="Diogo Aires" w:date="2018-04-22T23:19:00Z">
        <w:r w:rsidRPr="00E7170A" w:rsidDel="00B67A2F">
          <w:delText>Resultados de entrevistas que já ocorreram</w:delText>
        </w:r>
        <w:r w:rsidR="00353697" w:rsidDel="00B67A2F">
          <w:delText>,</w:delText>
        </w:r>
      </w:del>
    </w:p>
    <w:p w:rsidR="00E7170A" w:rsidRPr="00E7170A" w:rsidDel="00B67A2F" w:rsidRDefault="00E7170A" w:rsidP="00E7170A">
      <w:pPr>
        <w:numPr>
          <w:ilvl w:val="0"/>
          <w:numId w:val="19"/>
        </w:numPr>
        <w:ind w:left="1423" w:hanging="357"/>
        <w:contextualSpacing/>
        <w:rPr>
          <w:del w:id="52" w:author="Diogo Aires" w:date="2018-04-22T23:19:00Z"/>
        </w:rPr>
      </w:pPr>
      <w:del w:id="53" w:author="Diogo Aires" w:date="2018-04-22T23:19:00Z">
        <w:r w:rsidRPr="00E7170A" w:rsidDel="00B67A2F">
          <w:delText>Informações gerais da empresa</w:delText>
        </w:r>
        <w:r w:rsidR="00353697" w:rsidDel="00B67A2F">
          <w:delText>,</w:delText>
        </w:r>
      </w:del>
    </w:p>
    <w:p w:rsidR="00AF42CB" w:rsidRDefault="00AF42CB" w:rsidP="00AF42CB">
      <w:pPr>
        <w:ind w:firstLine="357"/>
      </w:pPr>
      <w:r>
        <w:t xml:space="preserve">Já a aplicação móvel servirá como apoio e irá incluir alguns dos acessos da componente </w:t>
      </w:r>
      <w:r w:rsidRPr="00E7170A">
        <w:rPr>
          <w:i/>
        </w:rPr>
        <w:t>Web</w:t>
      </w:r>
      <w:r>
        <w:t xml:space="preserve">. </w:t>
      </w:r>
    </w:p>
    <w:p w:rsidR="006C57FD" w:rsidRDefault="00F51FC4" w:rsidP="00FC667E">
      <w:pPr>
        <w:pStyle w:val="Cabealho2"/>
      </w:pPr>
      <w:bookmarkStart w:id="54" w:name="_Toc512102621"/>
      <w:r>
        <w:t xml:space="preserve">1.3 </w:t>
      </w:r>
      <w:r w:rsidR="006C57FD">
        <w:t>Organiz</w:t>
      </w:r>
      <w:r w:rsidR="001E44BA">
        <w:t>ação do documento</w:t>
      </w:r>
      <w:bookmarkEnd w:id="54"/>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0065317A" w:rsidRPr="003E5A2E">
        <w:t>Introdução</w:t>
      </w:r>
      <w:r>
        <w:fldChar w:fldCharType="end"/>
      </w:r>
      <w:r w:rsidR="006A2CFF">
        <w:t xml:space="preserve"> – introdução do relatório</w:t>
      </w:r>
      <w:r w:rsidR="00922D60">
        <w:t>,</w:t>
      </w:r>
    </w:p>
    <w:p w:rsidR="003B310E" w:rsidRDefault="006A2CFF" w:rsidP="003B310E">
      <w:pPr>
        <w:pStyle w:val="PargrafodaLista"/>
        <w:numPr>
          <w:ilvl w:val="1"/>
          <w:numId w:val="32"/>
        </w:numPr>
      </w:pPr>
      <w:r>
        <w:fldChar w:fldCharType="begin"/>
      </w:r>
      <w:r>
        <w:instrText xml:space="preserve"> REF _Ref512096447 \h </w:instrText>
      </w:r>
      <w:r>
        <w:fldChar w:fldCharType="separate"/>
      </w:r>
      <w:r w:rsidR="0065317A">
        <w:t>Enquadramentos</w:t>
      </w:r>
      <w:r>
        <w:fldChar w:fldCharType="end"/>
      </w:r>
      <w:r>
        <w:t xml:space="preserve"> – uma introdução a ideia do projeto, como também algumas inspirações pessoais</w:t>
      </w:r>
      <w:r w:rsidR="00922D60">
        <w:t>,</w:t>
      </w:r>
      <w:r>
        <w:t xml:space="preserve"> </w:t>
      </w:r>
    </w:p>
    <w:p w:rsidR="006A2CFF" w:rsidRDefault="006A2CFF" w:rsidP="003B310E">
      <w:pPr>
        <w:pStyle w:val="PargrafodaLista"/>
        <w:numPr>
          <w:ilvl w:val="1"/>
          <w:numId w:val="32"/>
        </w:numPr>
      </w:pPr>
      <w:r>
        <w:fldChar w:fldCharType="begin"/>
      </w:r>
      <w:r>
        <w:instrText xml:space="preserve"> REF _Ref512096502 \h </w:instrText>
      </w:r>
      <w:r>
        <w:fldChar w:fldCharType="separate"/>
      </w:r>
      <w:r w:rsidR="00E7170A">
        <w:t>Objetivos</w:t>
      </w:r>
      <w:r>
        <w:fldChar w:fldCharType="end"/>
      </w:r>
      <w:r>
        <w:t xml:space="preserve"> – os objetivos gerais e principais a desenvolver no projeto</w:t>
      </w:r>
      <w:r w:rsidR="00922D60">
        <w:t>.</w:t>
      </w:r>
      <w:r>
        <w:t xml:space="preserve">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rsidR="0065317A">
        <w:t>Formulação do Problema</w:t>
      </w:r>
      <w:r>
        <w:fldChar w:fldCharType="end"/>
      </w:r>
      <w:r>
        <w:t xml:space="preserve"> </w:t>
      </w:r>
      <w:r w:rsidR="00546BEB">
        <w:t>–</w:t>
      </w:r>
      <w:r>
        <w:t xml:space="preserve"> </w:t>
      </w:r>
      <w:r w:rsidR="00546BEB">
        <w:t>alguma informação sobre da aplicação IView</w:t>
      </w:r>
      <w:r w:rsidR="00922D60">
        <w:t>,</w:t>
      </w:r>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0065317A" w:rsidRPr="0065317A">
        <w:t>Descrição do Projeto</w:t>
      </w:r>
      <w:r w:rsidRPr="00546BEB">
        <w:fldChar w:fldCharType="end"/>
      </w:r>
      <w:r>
        <w:t xml:space="preserve"> – os componentes que compõem a aplicação e as suas funcionalidades</w:t>
      </w:r>
      <w:r w:rsidR="00922D60">
        <w:t>,</w:t>
      </w:r>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0065317A" w:rsidRPr="003B310E">
        <w:rPr>
          <w:sz w:val="24"/>
        </w:rPr>
        <w:t xml:space="preserve">Componente </w:t>
      </w:r>
      <w:r w:rsidR="0065317A" w:rsidRPr="00E7170A">
        <w:rPr>
          <w:i/>
          <w:sz w:val="24"/>
        </w:rPr>
        <w:t>Web</w:t>
      </w:r>
      <w:r>
        <w:fldChar w:fldCharType="end"/>
      </w:r>
      <w:r>
        <w:t xml:space="preserve"> – o componente que </w:t>
      </w:r>
      <w:r w:rsidR="00922D60">
        <w:t xml:space="preserve">correrá </w:t>
      </w:r>
      <w:r>
        <w:t>na internet</w:t>
      </w:r>
      <w:r w:rsidR="00922D60">
        <w:t>,</w:t>
      </w:r>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0065317A" w:rsidRPr="003B310E">
        <w:rPr>
          <w:sz w:val="24"/>
        </w:rPr>
        <w:t>Componente Móvel</w:t>
      </w:r>
      <w:r>
        <w:fldChar w:fldCharType="end"/>
      </w:r>
      <w:r>
        <w:t xml:space="preserve"> - o componente que </w:t>
      </w:r>
      <w:r w:rsidR="00922D60">
        <w:t xml:space="preserve">correrá </w:t>
      </w:r>
      <w:r>
        <w:t>em dispositivos moveis</w:t>
      </w:r>
      <w:r w:rsidR="00922D60">
        <w:t>,</w:t>
      </w:r>
      <w:r>
        <w:t xml:space="preserve"> </w:t>
      </w:r>
    </w:p>
    <w:p w:rsidR="00546BEB" w:rsidRDefault="00546BEB" w:rsidP="00546BEB">
      <w:pPr>
        <w:pStyle w:val="PargrafodaLista"/>
        <w:numPr>
          <w:ilvl w:val="2"/>
          <w:numId w:val="32"/>
        </w:numPr>
      </w:pPr>
      <w:r>
        <w:lastRenderedPageBreak/>
        <w:fldChar w:fldCharType="begin"/>
      </w:r>
      <w:r>
        <w:instrText xml:space="preserve"> REF _Ref512096932 \h </w:instrText>
      </w:r>
      <w:r>
        <w:fldChar w:fldCharType="separate"/>
      </w:r>
      <w:r w:rsidR="0065317A" w:rsidRPr="003B310E">
        <w:rPr>
          <w:sz w:val="24"/>
        </w:rPr>
        <w:t>Requisitos Não Funcionais</w:t>
      </w:r>
      <w:r>
        <w:fldChar w:fldCharType="end"/>
      </w:r>
      <w:r>
        <w:t xml:space="preserve"> – alguns requisitos que serão considerados no desenvolvimento, mas que não serão garantidamente incluídos</w:t>
      </w:r>
      <w:r w:rsidR="00922D60">
        <w:t>.</w:t>
      </w:r>
    </w:p>
    <w:p w:rsidR="00546BEB" w:rsidRDefault="00546BEB" w:rsidP="00546BEB">
      <w:pPr>
        <w:pStyle w:val="PargrafodaLista"/>
        <w:numPr>
          <w:ilvl w:val="1"/>
          <w:numId w:val="32"/>
        </w:numPr>
      </w:pPr>
      <w:r>
        <w:fldChar w:fldCharType="begin"/>
      </w:r>
      <w:r>
        <w:instrText xml:space="preserve"> REF _Ref512097030 \h </w:instrText>
      </w:r>
      <w:r>
        <w:fldChar w:fldCharType="separate"/>
      </w:r>
      <w:r w:rsidR="00E7170A">
        <w:t>Descrição da plataforma, modelos de desenvolvimentos</w:t>
      </w:r>
      <w:r>
        <w:fldChar w:fldCharType="end"/>
      </w:r>
      <w:r>
        <w:t xml:space="preserve"> – estabelecimento de algumas características essenciais da OutSytems, plataforma de desenvolvimento do projeto, incluindo algu</w:t>
      </w:r>
      <w:r w:rsidR="00922D60">
        <w:t>n</w:t>
      </w:r>
      <w:r>
        <w:t xml:space="preserve">s componentes </w:t>
      </w:r>
      <w:r w:rsidR="00922D60">
        <w:t xml:space="preserve">essenciais </w:t>
      </w:r>
      <w:r>
        <w:t>desta arquitetura</w:t>
      </w:r>
      <w:r w:rsidR="00922D60">
        <w:t>,</w:t>
      </w:r>
    </w:p>
    <w:p w:rsidR="00546BEB" w:rsidRDefault="00546BEB" w:rsidP="00546BEB">
      <w:pPr>
        <w:pStyle w:val="PargrafodaLista"/>
        <w:numPr>
          <w:ilvl w:val="2"/>
          <w:numId w:val="32"/>
        </w:numPr>
      </w:pPr>
      <w:r>
        <w:fldChar w:fldCharType="begin"/>
      </w:r>
      <w:r>
        <w:instrText xml:space="preserve"> REF _Ref512097107 \h </w:instrText>
      </w:r>
      <w:r>
        <w:fldChar w:fldCharType="separate"/>
      </w:r>
      <w:r w:rsidR="00E7170A">
        <w:t>Code Generator</w:t>
      </w:r>
      <w:r>
        <w:fldChar w:fldCharType="end"/>
      </w:r>
      <w:r>
        <w:t xml:space="preserve"> – componente responsável por gerir código</w:t>
      </w:r>
      <w:r w:rsidR="00922D60">
        <w:t>,</w:t>
      </w:r>
    </w:p>
    <w:p w:rsidR="00546BEB" w:rsidRDefault="00546BEB" w:rsidP="00546BEB">
      <w:pPr>
        <w:pStyle w:val="PargrafodaLista"/>
        <w:numPr>
          <w:ilvl w:val="2"/>
          <w:numId w:val="32"/>
        </w:numPr>
      </w:pPr>
      <w:r>
        <w:fldChar w:fldCharType="begin"/>
      </w:r>
      <w:r>
        <w:instrText xml:space="preserve"> REF _Ref512097233 \h </w:instrText>
      </w:r>
      <w:r>
        <w:fldChar w:fldCharType="separate"/>
      </w:r>
      <w:r w:rsidR="0065317A">
        <w:t>Deployment Services</w:t>
      </w:r>
      <w:r>
        <w:fldChar w:fldCharType="end"/>
      </w:r>
      <w:r>
        <w:t xml:space="preserve"> - componente responsável por</w:t>
      </w:r>
      <w:r w:rsidR="00250413">
        <w:t xml:space="preserve"> implementar as aplicações geradas num servidor de aplicações</w:t>
      </w:r>
      <w:r w:rsidR="00353697">
        <w:t>,</w:t>
      </w:r>
    </w:p>
    <w:p w:rsidR="00250413" w:rsidRDefault="00250413" w:rsidP="00546BEB">
      <w:pPr>
        <w:pStyle w:val="PargrafodaLista"/>
        <w:numPr>
          <w:ilvl w:val="2"/>
          <w:numId w:val="32"/>
        </w:numPr>
      </w:pPr>
      <w:r>
        <w:fldChar w:fldCharType="begin"/>
      </w:r>
      <w:r>
        <w:instrText xml:space="preserve"> REF _Ref512097521 \h </w:instrText>
      </w:r>
      <w:r>
        <w:fldChar w:fldCharType="separate"/>
      </w:r>
      <w:r w:rsidR="0065317A">
        <w:t>Applications Services</w:t>
      </w:r>
      <w:r>
        <w:fldChar w:fldCharType="end"/>
      </w:r>
      <w:r>
        <w:t xml:space="preserve"> – responsáveis por administra</w:t>
      </w:r>
      <w:r w:rsidR="00922D60">
        <w:t>r</w:t>
      </w:r>
      <w:r>
        <w:t xml:space="preserve"> a execução de </w:t>
      </w:r>
      <w:r w:rsidRPr="00E7170A">
        <w:rPr>
          <w:i/>
        </w:rPr>
        <w:t>tasks</w:t>
      </w:r>
      <w:r>
        <w:t xml:space="preserve"> agendadas em lote e fornecem serviços de registro assíncrono para armazenar eventos como erros, auditorias e métricas de desempenho</w:t>
      </w:r>
      <w:r w:rsidR="00353697">
        <w:t>,</w:t>
      </w:r>
    </w:p>
    <w:p w:rsidR="00E7170A" w:rsidRPr="00E7170A" w:rsidDel="00B67A2F" w:rsidRDefault="00E7170A" w:rsidP="00E7170A">
      <w:pPr>
        <w:numPr>
          <w:ilvl w:val="2"/>
          <w:numId w:val="32"/>
        </w:numPr>
        <w:contextualSpacing/>
        <w:rPr>
          <w:del w:id="55" w:author="Diogo Aires" w:date="2018-04-22T23:19:00Z"/>
        </w:rPr>
      </w:pPr>
      <w:del w:id="56" w:author="Diogo Aires" w:date="2018-04-22T23:19:00Z">
        <w:r w:rsidDel="00B67A2F">
          <w:fldChar w:fldCharType="begin"/>
        </w:r>
        <w:r w:rsidDel="00B67A2F">
          <w:delInstrText xml:space="preserve"> REF _Ref512196751 \h </w:delInstrText>
        </w:r>
        <w:r w:rsidDel="00B67A2F">
          <w:fldChar w:fldCharType="separate"/>
        </w:r>
        <w:r w:rsidDel="00B67A2F">
          <w:delText>Três Layers de Desenvolvimento</w:delText>
        </w:r>
        <w:r w:rsidDel="00B67A2F">
          <w:fldChar w:fldCharType="end"/>
        </w:r>
        <w:r w:rsidRPr="00E7170A" w:rsidDel="00B67A2F">
          <w:delText xml:space="preserve"> – os três layers da aplicação OutSystems Studio que permite o desenvolvimento das aplicações</w:delText>
        </w:r>
      </w:del>
    </w:p>
    <w:p w:rsidR="00E7170A" w:rsidRPr="00E7170A" w:rsidDel="00B67A2F" w:rsidRDefault="00E7170A" w:rsidP="00E7170A">
      <w:pPr>
        <w:numPr>
          <w:ilvl w:val="2"/>
          <w:numId w:val="32"/>
        </w:numPr>
        <w:contextualSpacing/>
        <w:rPr>
          <w:del w:id="57" w:author="Diogo Aires" w:date="2018-04-22T23:19:00Z"/>
        </w:rPr>
      </w:pPr>
      <w:del w:id="58" w:author="Diogo Aires" w:date="2018-04-22T23:19:00Z">
        <w:r w:rsidDel="00B67A2F">
          <w:fldChar w:fldCharType="begin"/>
        </w:r>
        <w:r w:rsidDel="00B67A2F">
          <w:delInstrText xml:space="preserve"> REF _Ref512196758 \h </w:delInstrText>
        </w:r>
        <w:r w:rsidDel="00B67A2F">
          <w:fldChar w:fldCharType="separate"/>
        </w:r>
        <w:r w:rsidDel="00B67A2F">
          <w:delText>Web LifeCycle</w:delText>
        </w:r>
        <w:r w:rsidDel="00B67A2F">
          <w:fldChar w:fldCharType="end"/>
        </w:r>
        <w:r w:rsidRPr="00E7170A" w:rsidDel="00B67A2F">
          <w:delText xml:space="preserve"> – ciclo de vida das paginas web desenvolvidas pela OutSytems</w:delText>
        </w:r>
        <w:r w:rsidR="00353697" w:rsidDel="00B67A2F">
          <w:delText>,</w:delText>
        </w:r>
      </w:del>
    </w:p>
    <w:p w:rsidR="00E7170A" w:rsidRPr="00E7170A" w:rsidDel="00B67A2F" w:rsidRDefault="00E7170A" w:rsidP="00E7170A">
      <w:pPr>
        <w:numPr>
          <w:ilvl w:val="2"/>
          <w:numId w:val="32"/>
        </w:numPr>
        <w:contextualSpacing/>
        <w:rPr>
          <w:del w:id="59" w:author="Diogo Aires" w:date="2018-04-22T23:19:00Z"/>
        </w:rPr>
      </w:pPr>
      <w:del w:id="60" w:author="Diogo Aires" w:date="2018-04-22T23:19:00Z">
        <w:r w:rsidDel="00B67A2F">
          <w:fldChar w:fldCharType="begin"/>
        </w:r>
        <w:r w:rsidDel="00B67A2F">
          <w:delInstrText xml:space="preserve"> REF _Ref512196770 \h </w:delInstrText>
        </w:r>
        <w:r w:rsidDel="00B67A2F">
          <w:fldChar w:fldCharType="separate"/>
        </w:r>
        <w:r w:rsidDel="00B67A2F">
          <w:delText>Mobile LifeCycle</w:delText>
        </w:r>
        <w:r w:rsidDel="00B67A2F">
          <w:fldChar w:fldCharType="end"/>
        </w:r>
        <w:r w:rsidRPr="00E7170A" w:rsidDel="00B67A2F">
          <w:delText>– ciclo de vida de ecrãs moveis desenvolvidas pela OutSytems</w:delText>
        </w:r>
        <w:r w:rsidR="00353697" w:rsidDel="00B67A2F">
          <w:delText>,</w:delText>
        </w:r>
      </w:del>
    </w:p>
    <w:p w:rsidR="00E7170A" w:rsidDel="00B67A2F" w:rsidRDefault="00E7170A" w:rsidP="00F40589">
      <w:pPr>
        <w:numPr>
          <w:ilvl w:val="2"/>
          <w:numId w:val="32"/>
        </w:numPr>
        <w:contextualSpacing/>
        <w:rPr>
          <w:del w:id="61" w:author="Diogo Aires" w:date="2018-04-22T23:19:00Z"/>
        </w:rPr>
      </w:pPr>
      <w:del w:id="62" w:author="Diogo Aires" w:date="2018-04-22T23:19:00Z">
        <w:r w:rsidDel="00B67A2F">
          <w:fldChar w:fldCharType="begin"/>
        </w:r>
        <w:r w:rsidDel="00B67A2F">
          <w:delInstrText xml:space="preserve"> REF _Ref512196775 \h </w:delInstrText>
        </w:r>
        <w:r w:rsidDel="00B67A2F">
          <w:fldChar w:fldCharType="separate"/>
        </w:r>
        <w:r w:rsidDel="00B67A2F">
          <w:delText>Sincronismo</w:delText>
        </w:r>
        <w:r w:rsidDel="00B67A2F">
          <w:fldChar w:fldCharType="end"/>
        </w:r>
        <w:r w:rsidRPr="00E7170A" w:rsidDel="00B67A2F">
          <w:delText>– o problema de sincronização de dados locais e da base de dados existentes nas aplicações móveis como também os padrões sincronismo existentes para resolver tal problema</w:delText>
        </w:r>
        <w:r w:rsidR="00353697" w:rsidDel="00B67A2F">
          <w:delText>.</w:delText>
        </w:r>
      </w:del>
    </w:p>
    <w:p w:rsidR="00250413" w:rsidRDefault="00250413" w:rsidP="00250413">
      <w:pPr>
        <w:pStyle w:val="PargrafodaLista"/>
        <w:numPr>
          <w:ilvl w:val="0"/>
          <w:numId w:val="32"/>
        </w:numPr>
      </w:pPr>
      <w:r>
        <w:fldChar w:fldCharType="begin"/>
      </w:r>
      <w:r>
        <w:instrText xml:space="preserve"> REF _Ref512097650 \h </w:instrText>
      </w:r>
      <w:r>
        <w:fldChar w:fldCharType="separate"/>
      </w:r>
      <w:r w:rsidR="0065317A">
        <w:t>Solução Proposta - Grandes Ideias</w:t>
      </w:r>
      <w:r>
        <w:fldChar w:fldCharType="end"/>
      </w:r>
      <w:r>
        <w:t xml:space="preserve"> – como a aplicação é estruturada e executa as funcionalidades e requisitos já estabelecidos</w:t>
      </w:r>
      <w:r w:rsidR="00922D60">
        <w:t>.</w:t>
      </w:r>
    </w:p>
    <w:p w:rsidR="00603EF8" w:rsidRDefault="00250413" w:rsidP="00250413">
      <w:pPr>
        <w:pStyle w:val="PargrafodaLista"/>
        <w:numPr>
          <w:ilvl w:val="1"/>
          <w:numId w:val="32"/>
        </w:numPr>
      </w:pPr>
      <w:r>
        <w:fldChar w:fldCharType="begin"/>
      </w:r>
      <w:r>
        <w:instrText xml:space="preserve"> REF _Ref512097809 \h </w:instrText>
      </w:r>
      <w:r>
        <w:fldChar w:fldCharType="separate"/>
      </w:r>
      <w:r w:rsidR="0065317A">
        <w:t>Layers da OutSytesms</w:t>
      </w:r>
      <w:r>
        <w:fldChar w:fldCharType="end"/>
      </w:r>
      <w:r>
        <w:t xml:space="preserve"> – breve descrição da </w:t>
      </w:r>
      <w:r w:rsidR="00922D60">
        <w:t xml:space="preserve">4 </w:t>
      </w:r>
      <w:r>
        <w:t xml:space="preserve">Layers Canvas, estrutura da OutSystems, e como </w:t>
      </w:r>
      <w:r w:rsidR="00603EF8">
        <w:t>esta é aplicada a IVIew</w:t>
      </w:r>
      <w:r w:rsidR="00922D60">
        <w:t>,</w:t>
      </w:r>
    </w:p>
    <w:p w:rsidR="00603EF8" w:rsidRDefault="00603EF8" w:rsidP="00250413">
      <w:pPr>
        <w:pStyle w:val="PargrafodaLista"/>
        <w:numPr>
          <w:ilvl w:val="1"/>
          <w:numId w:val="32"/>
        </w:numPr>
      </w:pPr>
      <w:r>
        <w:fldChar w:fldCharType="begin"/>
      </w:r>
      <w:r>
        <w:instrText xml:space="preserve"> REF _Ref512097913 \h </w:instrText>
      </w:r>
      <w:r>
        <w:fldChar w:fldCharType="separate"/>
      </w:r>
      <w:r w:rsidR="0065317A">
        <w:t>Base de dados</w:t>
      </w:r>
      <w:r>
        <w:fldChar w:fldCharType="end"/>
      </w:r>
      <w:r>
        <w:t xml:space="preserve"> – descrição e demonstração das entidades que compõem a base de dados da aplicação dividida em três partes, para simplificar a apresentação</w:t>
      </w:r>
      <w:r w:rsidR="00922D60">
        <w:t>,</w:t>
      </w:r>
    </w:p>
    <w:p w:rsidR="00603EF8" w:rsidRDefault="00603EF8" w:rsidP="00603EF8">
      <w:pPr>
        <w:pStyle w:val="PargrafodaLista"/>
        <w:numPr>
          <w:ilvl w:val="2"/>
          <w:numId w:val="32"/>
        </w:numPr>
      </w:pPr>
      <w:r>
        <w:fldChar w:fldCharType="begin"/>
      </w:r>
      <w:r>
        <w:instrText xml:space="preserve"> REF _Ref512097980 \h </w:instrText>
      </w:r>
      <w:r>
        <w:fldChar w:fldCharType="separate"/>
      </w:r>
      <w:r w:rsidR="0065317A">
        <w:t>Utilizadores</w:t>
      </w:r>
      <w:r>
        <w:fldChar w:fldCharType="end"/>
      </w:r>
      <w:r>
        <w:t xml:space="preserve"> – entidades sobre os utilizadores da aplicação, incluindo informação de candidatos e colaboradores</w:t>
      </w:r>
      <w:r w:rsidR="00922D60">
        <w:t>,</w:t>
      </w:r>
    </w:p>
    <w:p w:rsidR="007A4D26" w:rsidRDefault="00603EF8" w:rsidP="00FC667E">
      <w:pPr>
        <w:pStyle w:val="PargrafodaLista"/>
        <w:numPr>
          <w:ilvl w:val="2"/>
          <w:numId w:val="32"/>
        </w:numPr>
      </w:pPr>
      <w:r>
        <w:fldChar w:fldCharType="begin"/>
      </w:r>
      <w:r>
        <w:instrText xml:space="preserve"> REF _Ref512098035 \h </w:instrText>
      </w:r>
      <w:r>
        <w:fldChar w:fldCharType="separate"/>
      </w:r>
      <w:r w:rsidR="0065317A">
        <w:t>Vagas</w:t>
      </w:r>
      <w:r>
        <w:fldChar w:fldCharType="end"/>
      </w:r>
      <w:r>
        <w:t xml:space="preserve"> – entidades sobre vagas, aplicações e as estruturas das duas</w:t>
      </w:r>
      <w:r w:rsidR="00922D60">
        <w:t>,</w:t>
      </w:r>
      <w:r w:rsidR="00250413">
        <w:t xml:space="preserve"> </w:t>
      </w:r>
    </w:p>
    <w:p w:rsidR="004D5245" w:rsidRDefault="004D5245" w:rsidP="00FC667E">
      <w:pPr>
        <w:pStyle w:val="PargrafodaLista"/>
        <w:numPr>
          <w:ilvl w:val="2"/>
          <w:numId w:val="32"/>
        </w:numPr>
      </w:pPr>
      <w:r>
        <w:fldChar w:fldCharType="begin"/>
      </w:r>
      <w:r>
        <w:instrText xml:space="preserve"> REF _Ref512098137 \h </w:instrText>
      </w:r>
      <w:r>
        <w:fldChar w:fldCharType="separate"/>
      </w:r>
      <w:r w:rsidR="0065317A">
        <w:t>Eventos</w:t>
      </w:r>
      <w:r>
        <w:fldChar w:fldCharType="end"/>
      </w:r>
      <w:r>
        <w:t xml:space="preserve"> – entidades sobre os eventos e entrevistas</w:t>
      </w:r>
      <w:r w:rsidR="00922D60">
        <w:t>.</w:t>
      </w:r>
    </w:p>
    <w:p w:rsidR="000926D9" w:rsidRDefault="000926D9" w:rsidP="000926D9">
      <w:pPr>
        <w:pStyle w:val="PargrafodaLista"/>
        <w:numPr>
          <w:ilvl w:val="1"/>
          <w:numId w:val="32"/>
        </w:numPr>
      </w:pPr>
      <w:r>
        <w:fldChar w:fldCharType="begin"/>
      </w:r>
      <w:r>
        <w:instrText xml:space="preserve"> REF _Ref512098183 \h </w:instrText>
      </w:r>
      <w:r>
        <w:fldChar w:fldCharType="separate"/>
      </w:r>
      <w:r w:rsidR="0065317A">
        <w:t>Wireframes</w:t>
      </w:r>
      <w:r>
        <w:fldChar w:fldCharType="end"/>
      </w:r>
      <w:r>
        <w:t xml:space="preserve"> – alguns exemplos de </w:t>
      </w:r>
      <w:r w:rsidR="00673FD1">
        <w:t>página</w:t>
      </w:r>
      <w:r>
        <w:t>s, demonstrando a estrutura regular e a utilização das widgets, incluindo as razoes da utilização</w:t>
      </w:r>
      <w:r w:rsidR="00922D60">
        <w:t>.</w:t>
      </w:r>
    </w:p>
    <w:p w:rsidR="007A4D26" w:rsidRDefault="007A4D26" w:rsidP="00FC667E">
      <w:r>
        <w:br w:type="page"/>
      </w:r>
    </w:p>
    <w:p w:rsidR="007A4D26" w:rsidRDefault="007A4D26" w:rsidP="00FC667E">
      <w:pPr>
        <w:pStyle w:val="Cabealho1"/>
        <w:numPr>
          <w:ilvl w:val="0"/>
          <w:numId w:val="1"/>
        </w:numPr>
      </w:pPr>
      <w:bookmarkStart w:id="63" w:name="_Ref512096628"/>
      <w:bookmarkStart w:id="64" w:name="_Toc512102622"/>
      <w:r>
        <w:lastRenderedPageBreak/>
        <w:t>Formulação do Problema</w:t>
      </w:r>
      <w:bookmarkEnd w:id="63"/>
      <w:bookmarkEnd w:id="64"/>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65" w:name="_Toc512102623"/>
      <w:r w:rsidRPr="003B310E">
        <w:rPr>
          <w:sz w:val="26"/>
          <w:szCs w:val="26"/>
        </w:rPr>
        <w:t>Estado de arte</w:t>
      </w:r>
      <w:bookmarkEnd w:id="65"/>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 xml:space="preserve">A mais notável é a interação entre candidato e colaborador, uma comunicação que não existe nas aplicações referidas. Estas aplicações são, normalmente, para a empresa </w:t>
      </w:r>
      <w:r w:rsidR="0065317A">
        <w:t xml:space="preserve">gerir </w:t>
      </w:r>
      <w:r>
        <w:t>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w:t>
      </w:r>
      <w:r w:rsidR="00D5784C">
        <w:t>dossiê</w:t>
      </w:r>
      <w:r>
        <w:t xml:space="preserve"> de capacidades. </w:t>
      </w:r>
    </w:p>
    <w:p w:rsidR="00756512" w:rsidRDefault="00756512" w:rsidP="002A744B">
      <w:pPr>
        <w:ind w:firstLine="708"/>
      </w:pPr>
      <w:r>
        <w:t xml:space="preserve">Sendo que depois da alteração é necessário partilhar </w:t>
      </w:r>
      <w:r w:rsidR="00362BC3">
        <w:t>ambos</w:t>
      </w:r>
      <w:r>
        <w:t xml:space="preserve">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w:t>
      </w:r>
      <w:r w:rsidR="00D5784C">
        <w:t>dossiês</w:t>
      </w:r>
      <w:r>
        <w:t xml:space="preserve"> de capacidades em formato PDF. </w:t>
      </w:r>
      <w:r w:rsidR="00B47114">
        <w:t xml:space="preserve">Assim não só </w:t>
      </w:r>
      <w:r w:rsidR="00362BC3">
        <w:t>dificulta a</w:t>
      </w:r>
      <w:r w:rsidR="00B47114">
        <w:t xml:space="preserve"> atualização do </w:t>
      </w:r>
      <w:r w:rsidR="00D5784C">
        <w:t>dossiê</w:t>
      </w:r>
      <w:r w:rsidR="00B47114">
        <w:t xml:space="preserve">, </w:t>
      </w:r>
      <w:r w:rsidR="00362BC3">
        <w:t xml:space="preserve">como </w:t>
      </w:r>
      <w:r w:rsidR="00B47114">
        <w:t xml:space="preserve">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 xml:space="preserve">Regularmente as bases do </w:t>
      </w:r>
      <w:r w:rsidR="00D5784C">
        <w:t>dossiê</w:t>
      </w:r>
      <w:r>
        <w:t>, não expressa</w:t>
      </w:r>
      <w:r w:rsidR="00B83242">
        <w:t>m</w:t>
      </w:r>
      <w:r>
        <w:t xml:space="preserve"> certa informação que pode ser importante para o candidato preencher o mesmo. Dois exemplos simples seria</w:t>
      </w:r>
      <w:r w:rsidR="00B83242">
        <w:t>m</w:t>
      </w:r>
      <w:r>
        <w:t>:</w:t>
      </w:r>
    </w:p>
    <w:p w:rsidR="00B47114" w:rsidRDefault="00B47114" w:rsidP="00B47114">
      <w:pPr>
        <w:pStyle w:val="PargrafodaLista"/>
        <w:numPr>
          <w:ilvl w:val="0"/>
          <w:numId w:val="16"/>
        </w:numPr>
      </w:pPr>
      <w:r>
        <w:t>Como um candidato demonstra que tem experiencia com uma tecnologia que não chega a um ano. Ou mesmo quando est</w:t>
      </w:r>
      <w:r w:rsidR="00B83242">
        <w:t>á</w:t>
      </w:r>
      <w:r>
        <w:t xml:space="preserve"> entre um ano e o ano seguinte, deve</w:t>
      </w:r>
      <w:r w:rsidR="00B83242">
        <w:t>-se</w:t>
      </w:r>
      <w:r>
        <w:t xml:space="preserve"> arredondar para cima ou para baixo?</w:t>
      </w:r>
    </w:p>
    <w:p w:rsidR="00734E44" w:rsidRDefault="00322A2F" w:rsidP="00734E44">
      <w:pPr>
        <w:ind w:firstLine="708"/>
      </w:pPr>
      <w:r>
        <w:t>Regularmente é requisitado que o candidato express</w:t>
      </w:r>
      <w:r w:rsidR="00B83242">
        <w:t>e</w:t>
      </w:r>
      <w:r>
        <w:t xml:space="preserve"> a sua capacidade em níveis, mas não é estabelecido o que cada nível implica</w:t>
      </w:r>
      <w:r w:rsidR="00B83242">
        <w:t>.</w:t>
      </w:r>
      <w:r w:rsidR="00734E44">
        <w:t>Mesmo que esta falta de informação não pareça importante, deve-se considerar que um candidato pode ser alguém que esteja a entrar agora no mercado de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w:t>
      </w:r>
      <w:r w:rsidR="00B83242">
        <w:t>a</w:t>
      </w:r>
      <w:r w:rsidR="002A744B">
        <w:t>r</w:t>
      </w:r>
      <w:r w:rsidR="00322A2F">
        <w:t xml:space="preserve">. As que não utilizam qualquer </w:t>
      </w:r>
      <w:r w:rsidR="00322A2F">
        <w:lastRenderedPageBreak/>
        <w:t xml:space="preserve">mecanismo permitem que </w:t>
      </w:r>
      <w:r w:rsidR="006C0EEA">
        <w:t xml:space="preserve">qualquer falha de comunicação entre as duas partes interessadas leve a </w:t>
      </w:r>
      <w:r w:rsidR="00B83242">
        <w:t xml:space="preserve">que a </w:t>
      </w:r>
      <w:r w:rsidR="006C0EEA">
        <w:t>entrevista não ocorr</w:t>
      </w:r>
      <w:r w:rsidR="00B83242">
        <w:t>a</w:t>
      </w:r>
      <w:r w:rsidR="006C0EEA">
        <w:t xml:space="preserve">, ou </w:t>
      </w:r>
      <w:r w:rsidR="00B83242">
        <w:t xml:space="preserve">que </w:t>
      </w:r>
      <w:r w:rsidR="006C0EEA">
        <w:t>não ocorr</w:t>
      </w:r>
      <w:r w:rsidR="00B83242">
        <w:t>a</w:t>
      </w:r>
      <w:r w:rsidR="006C0EEA">
        <w:t xml:space="preserve"> como desejado pelas duas partes.</w:t>
      </w:r>
    </w:p>
    <w:p w:rsidR="006C0EEA" w:rsidRDefault="006C0EEA" w:rsidP="00322A2F">
      <w:pPr>
        <w:ind w:firstLine="708"/>
      </w:pPr>
      <w:r>
        <w:t xml:space="preserve"> Os que utilizam o Google Calend</w:t>
      </w:r>
      <w:r w:rsidR="00B83242">
        <w:t>a</w:t>
      </w:r>
      <w:r>
        <w:t>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w:t>
      </w:r>
      <w:r w:rsidR="00B83242">
        <w:t xml:space="preserve"> o</w:t>
      </w:r>
      <w:r>
        <w:t xml:space="preserve"> colaborador com quem tinha sido estabelecido a entrevista</w:t>
      </w:r>
      <w:r w:rsidR="00E56E6F">
        <w:t>, f</w:t>
      </w:r>
      <w:r w:rsidR="00B83242">
        <w:t>o</w:t>
      </w:r>
      <w:r w:rsidR="00E56E6F">
        <w:t xml:space="preserve">i encontrado o erro, o convite tinha sido enviado para </w:t>
      </w:r>
      <w:r w:rsidR="00B83242">
        <w:t>o</w:t>
      </w:r>
      <w:r w:rsidR="00E56E6F">
        <w:t xml:space="preserve"> email d</w:t>
      </w:r>
      <w:r w:rsidR="00B83242">
        <w:t xml:space="preserve">e </w:t>
      </w:r>
      <w:r w:rsidR="00E56E6F">
        <w:t>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End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B83242" w:rsidP="001F071F">
      <w:pPr>
        <w:pStyle w:val="PargrafodaLista"/>
        <w:numPr>
          <w:ilvl w:val="0"/>
          <w:numId w:val="17"/>
        </w:numPr>
      </w:pPr>
      <w:r>
        <w:t xml:space="preserve">Gerir </w:t>
      </w:r>
      <w:r w:rsidR="001F071F">
        <w:t>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 xml:space="preserve">Verificar vagas disponíveis e aplicar-se </w:t>
      </w:r>
      <w:r w:rsidR="00D5784C">
        <w:t>à</w:t>
      </w:r>
      <w:r>
        <w:t>s mesmas</w:t>
      </w:r>
    </w:p>
    <w:p w:rsidR="006D5112" w:rsidRDefault="006D5112" w:rsidP="006D5112">
      <w:pPr>
        <w:ind w:firstLine="708"/>
      </w:pPr>
      <w:r>
        <w:t>Mas estas funcionalidades têm limitações importantes, num lado não indica qu</w:t>
      </w:r>
      <w:r w:rsidR="00D5784C">
        <w:t>e</w:t>
      </w:r>
      <w:r>
        <w:t xml:space="preserve"> ficheiros o candidato deve incluir e qual a sua estrutura. Já para as aplicações, a informação fornecida sobre a mesma é bastante limitada, sendo que só </w:t>
      </w:r>
      <w:r w:rsidR="00D5784C">
        <w:t xml:space="preserve">indica </w:t>
      </w:r>
      <w:r>
        <w:t>que aplicações est</w:t>
      </w:r>
      <w:r w:rsidR="00D5784C">
        <w:t>ão</w:t>
      </w:r>
      <w:r>
        <w:t xml:space="preserve"> a ocorrer, mas mais nada</w:t>
      </w:r>
    </w:p>
    <w:p w:rsidR="002A744B" w:rsidRDefault="002A744B" w:rsidP="00FC667E">
      <w:r>
        <w:tab/>
        <w:t xml:space="preserve"> </w:t>
      </w:r>
      <w:r w:rsidR="001815F6">
        <w:t xml:space="preserve">Outra aplicação é uma aplicação de gerir perfil produzida pela </w:t>
      </w:r>
      <w:r w:rsidR="00570396">
        <w:t>Randstad</w:t>
      </w:r>
      <w:r w:rsidR="001815F6">
        <w:t xml:space="preserve"> </w:t>
      </w:r>
      <w:sdt>
        <w:sdtPr>
          <w:id w:val="-1071576854"/>
          <w:citation/>
        </w:sdtPr>
        <w:sdtEnd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w:t>
      </w:r>
      <w:r w:rsidR="00D5784C">
        <w:t xml:space="preserve"> o</w:t>
      </w:r>
      <w:r w:rsidR="001815F6">
        <w:t xml:space="preserve"> perfil do candidato.</w:t>
      </w:r>
    </w:p>
    <w:p w:rsidR="00A224E1" w:rsidRDefault="001815F6" w:rsidP="00FC667E">
      <w:r>
        <w:tab/>
      </w:r>
      <w:r w:rsidR="00A224E1">
        <w:t>Esta aplicação permite um desenvolvimento do currículo e dossi</w:t>
      </w:r>
      <w:r w:rsidR="00D5784C">
        <w:t>ê</w:t>
      </w:r>
      <w:r w:rsidR="00A224E1">
        <w:t xml:space="preserve"> de capacidades muito mais fácil e de fazer alterações sobre o mesmo. </w:t>
      </w:r>
    </w:p>
    <w:p w:rsidR="00A224E1" w:rsidRDefault="00A224E1" w:rsidP="00A224E1">
      <w:pPr>
        <w:ind w:firstLine="708"/>
      </w:pPr>
      <w:r>
        <w:t xml:space="preserve">Mas </w:t>
      </w:r>
      <w:r w:rsidR="00570396">
        <w:t>sendo que Randstad</w:t>
      </w:r>
      <w:r>
        <w:t xml:space="preserve"> não é uma empresa na área das tecnologias, por isso o perfil inclui um extenso raio de informações que torna a formação do perfil um pouco mais complexo.</w:t>
      </w:r>
    </w:p>
    <w:p w:rsidR="001815F6" w:rsidRDefault="00A224E1" w:rsidP="00FC667E">
      <w:r>
        <w:tab/>
        <w:t>Uma vertente do dossi</w:t>
      </w:r>
      <w:r w:rsidR="00D5784C">
        <w:t>ê</w:t>
      </w:r>
      <w:r>
        <w:t xml:space="preserve"> de capacidades para a área da informática que a </w:t>
      </w:r>
      <w:r w:rsidR="00570396">
        <w:t>Randstad</w:t>
      </w:r>
      <w:r>
        <w:t xml:space="preserve"> não inclui na sua aplicação é a lista de aplicações desenvolvidas. Uma vertente importante que demonstra numa forma pr</w:t>
      </w:r>
      <w:r w:rsidR="005E2DD8">
        <w:t>á</w:t>
      </w:r>
      <w:r>
        <w:t>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5E2DD8">
        <w:t xml:space="preserve">que </w:t>
      </w:r>
      <w:r w:rsidR="00C24E18">
        <w:t>torna</w:t>
      </w:r>
      <w:r w:rsidR="005E2DD8">
        <w:t xml:space="preserve"> o</w:t>
      </w:r>
      <w:r w:rsidR="00C24E18">
        <w:t xml:space="preserve"> iniciar o processo de entrevista algo só possível pela parte da empresa ou utilizando outra</w:t>
      </w:r>
      <w:r w:rsidR="005E2DD8">
        <w:t>s</w:t>
      </w:r>
      <w:r w:rsidR="00C24E18">
        <w:t xml:space="preserve"> fontes para descobrir as vagas.</w:t>
      </w:r>
    </w:p>
    <w:p w:rsidR="00E55ACC" w:rsidRDefault="00E55ACC" w:rsidP="00FC667E">
      <w:r>
        <w:lastRenderedPageBreak/>
        <w:t xml:space="preserve"> </w:t>
      </w:r>
      <w:r w:rsidR="00A224E1">
        <w:tab/>
      </w:r>
      <w:r w:rsidR="005E2DD8">
        <w:t>A</w:t>
      </w:r>
      <w:r w:rsidR="00A224E1">
        <w:t xml:space="preserve">pesar destas limitações a aplicação da </w:t>
      </w:r>
      <w:r w:rsidR="00570396">
        <w:t>Randstad</w:t>
      </w:r>
      <w:r w:rsidR="00A224E1">
        <w:t xml:space="preserve"> f</w:t>
      </w:r>
      <w:r w:rsidR="005E2DD8">
        <w:t>o</w:t>
      </w:r>
      <w:r w:rsidR="00A224E1">
        <w:t xml:space="preserve">i </w:t>
      </w:r>
      <w:r w:rsidR="005E2DD8">
        <w:t xml:space="preserve">parte </w:t>
      </w:r>
      <w:r w:rsidR="00A224E1">
        <w:t>da inspiração gráfica para o projeto, sendo que</w:t>
      </w:r>
      <w:r w:rsidR="005E2DD8">
        <w:t>,</w:t>
      </w:r>
      <w:r w:rsidR="00A224E1">
        <w:t xml:space="preserve"> apesar de não o podermos provar, acreditamos que esta aplicação f</w:t>
      </w:r>
      <w:r w:rsidR="005E2DD8">
        <w:t>o</w:t>
      </w:r>
      <w:r w:rsidR="00A224E1">
        <w:t>i produzida utilizando a OutSystems.</w:t>
      </w:r>
    </w:p>
    <w:p w:rsidR="00A1333D" w:rsidRDefault="00D9518F" w:rsidP="00FC667E">
      <w:r>
        <w:tab/>
      </w:r>
      <w:r w:rsidR="00A1333D">
        <w:t>Existem ainda duas outras aplicações que estão algo relacionadas com a IView, mas ao contr</w:t>
      </w:r>
      <w:r w:rsidR="005E2DD8">
        <w:t>á</w:t>
      </w:r>
      <w:r w:rsidR="00A1333D">
        <w:t>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End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xml:space="preserve">, a mesma permite gerir um perfil, semelhante a aplicação da </w:t>
      </w:r>
      <w:r w:rsidR="00570396">
        <w:t>Randstad</w:t>
      </w:r>
      <w:r>
        <w:t xml:space="preserve">, mas numa forma menos interativa. Fora disso a aplicação também não inclui qualquer tipo de informação sobre vagas, aplicações ou entrevistas, </w:t>
      </w:r>
      <w:r w:rsidR="005E2DD8">
        <w:t>m</w:t>
      </w:r>
      <w:r>
        <w:t xml:space="preserve">as em si é uma aplicação que permite </w:t>
      </w:r>
      <w:r w:rsidR="005E2DD8">
        <w:t xml:space="preserve">a </w:t>
      </w:r>
      <w:r>
        <w:t>partilha fácil de informação de perfil para vairas empresas.</w:t>
      </w:r>
    </w:p>
    <w:p w:rsidR="00A1333D" w:rsidRDefault="00A1333D" w:rsidP="00FC667E">
      <w:r>
        <w:tab/>
        <w:t>Quase num completo oposto, temos a aplicação ITJobs</w:t>
      </w:r>
      <w:sdt>
        <w:sdtPr>
          <w:id w:val="-765997879"/>
          <w:citation/>
        </w:sdtPr>
        <w:sdtEnd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w:t>
      </w:r>
      <w:r w:rsidR="005E2DD8">
        <w:t>s</w:t>
      </w:r>
      <w:r w:rsidR="003A0093">
        <w:t xml:space="preserve"> informações são feitas pela empresa da vaga e não são acessíveis pela ITJobs.</w:t>
      </w:r>
    </w:p>
    <w:p w:rsidR="00D9518F" w:rsidRDefault="00D9518F" w:rsidP="00FC667E">
      <w:r>
        <w:tab/>
        <w:t>Ao inicio desta secção f</w:t>
      </w:r>
      <w:r w:rsidR="005E2DD8">
        <w:t>o</w:t>
      </w:r>
      <w:r>
        <w:t>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w:t>
      </w:r>
      <w:r w:rsidR="00D4392C">
        <w:t>o</w:t>
      </w:r>
      <w:r>
        <w:t>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r w:rsidR="00734E44">
        <w:t>,</w:t>
      </w:r>
    </w:p>
    <w:p w:rsidR="00EA3508" w:rsidRDefault="00D4392C" w:rsidP="00D9518F">
      <w:pPr>
        <w:pStyle w:val="PargrafodaLista"/>
        <w:numPr>
          <w:ilvl w:val="0"/>
          <w:numId w:val="18"/>
        </w:numPr>
      </w:pPr>
      <w:r>
        <w:t>N</w:t>
      </w:r>
      <w:r w:rsidR="00EA3508">
        <w:t>ormalmente a possibilidade de candidatos conseguirem interagir na aplicação</w:t>
      </w:r>
      <w:r w:rsidR="00570396">
        <w:t xml:space="preserve"> é</w:t>
      </w:r>
      <w:r>
        <w:t xml:space="preserve"> </w:t>
      </w:r>
      <w:r w:rsidR="00EA3508">
        <w:t>uma funcionalidade que não f</w:t>
      </w:r>
      <w:r>
        <w:t>o</w:t>
      </w:r>
      <w:r w:rsidR="00EA3508">
        <w:t>i considera na criação da aplicação, mas que a mesma era desejável</w:t>
      </w:r>
      <w:r w:rsidR="00734E44">
        <w:t>,</w:t>
      </w:r>
    </w:p>
    <w:p w:rsidR="00AD1D77" w:rsidRDefault="00EA3508" w:rsidP="00FC667E">
      <w:pPr>
        <w:pStyle w:val="PargrafodaLista"/>
        <w:numPr>
          <w:ilvl w:val="1"/>
          <w:numId w:val="18"/>
        </w:numPr>
      </w:pPr>
      <w:r>
        <w:t>Normalmente entrevistadores refer</w:t>
      </w:r>
      <w:r w:rsidR="00D4392C">
        <w:t>e</w:t>
      </w:r>
      <w:r>
        <w:t>m que no futuro a empresa para que trabalha</w:t>
      </w:r>
      <w:r w:rsidR="00D4392C">
        <w:t>m</w:t>
      </w:r>
      <w:r>
        <w:t xml:space="preserve"> dever</w:t>
      </w:r>
      <w:r w:rsidR="00D4392C">
        <w:t>á</w:t>
      </w:r>
      <w:r>
        <w:t xml:space="preserve"> iniciar um projeto interno para estabelecer esta funcionalidade</w:t>
      </w:r>
      <w:r w:rsidR="00734E44">
        <w:t>,</w:t>
      </w:r>
    </w:p>
    <w:p w:rsidR="003B310E" w:rsidRPr="003B310E" w:rsidRDefault="003B310E" w:rsidP="003B310E">
      <w:pPr>
        <w:pStyle w:val="Cabealho1"/>
        <w:numPr>
          <w:ilvl w:val="1"/>
          <w:numId w:val="36"/>
        </w:numPr>
        <w:spacing w:before="200"/>
        <w:rPr>
          <w:sz w:val="26"/>
          <w:szCs w:val="26"/>
        </w:rPr>
      </w:pPr>
      <w:bookmarkStart w:id="66" w:name="_Ref512096799"/>
      <w:bookmarkStart w:id="67" w:name="_Toc512102624"/>
      <w:r w:rsidRPr="003B310E">
        <w:rPr>
          <w:sz w:val="26"/>
          <w:szCs w:val="26"/>
        </w:rPr>
        <w:t>Descrição do Projeto</w:t>
      </w:r>
      <w:bookmarkEnd w:id="66"/>
      <w:bookmarkEnd w:id="67"/>
    </w:p>
    <w:p w:rsidR="003B310E" w:rsidRPr="003B310E" w:rsidRDefault="00AF42CB" w:rsidP="003B310E">
      <w:r>
        <w:t>A aplicação IView está dividida em dois componentes principais, tendo cada componente um conjunto individual de requisitos funcionais, de acordo com o seu objetivo espe</w:t>
      </w:r>
      <w:r w:rsidR="003B310E">
        <w:t>c</w:t>
      </w:r>
      <w:r w:rsidR="00D4392C">
        <w:t>í</w:t>
      </w:r>
      <w:r w:rsidR="003B310E">
        <w:t>fico.</w:t>
      </w:r>
    </w:p>
    <w:p w:rsidR="00AF42CB" w:rsidRPr="003B310E" w:rsidRDefault="00AF42CB" w:rsidP="003B310E">
      <w:pPr>
        <w:pStyle w:val="Cabealho2"/>
        <w:numPr>
          <w:ilvl w:val="2"/>
          <w:numId w:val="36"/>
        </w:numPr>
        <w:rPr>
          <w:sz w:val="24"/>
        </w:rPr>
      </w:pPr>
      <w:bookmarkStart w:id="68" w:name="_Ref512096860"/>
      <w:bookmarkStart w:id="69" w:name="_Toc512102625"/>
      <w:r w:rsidRPr="003B310E">
        <w:rPr>
          <w:sz w:val="24"/>
        </w:rPr>
        <w:lastRenderedPageBreak/>
        <w:t>Componente Web</w:t>
      </w:r>
      <w:bookmarkEnd w:id="68"/>
      <w:bookmarkEnd w:id="69"/>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 xml:space="preserve">Gerir o seu currículo e </w:t>
      </w:r>
      <w:r w:rsidR="00D5784C">
        <w:t>dossiê</w:t>
      </w:r>
      <w:r>
        <w:t xml:space="preserve"> de capacidades, com limitações e indicações estabelecidas pela empresa;</w:t>
      </w:r>
    </w:p>
    <w:p w:rsidR="00AF42CB" w:rsidRDefault="00AF42CB" w:rsidP="00AF42CB">
      <w:pPr>
        <w:pStyle w:val="PargrafodaLista"/>
        <w:numPr>
          <w:ilvl w:val="1"/>
          <w:numId w:val="21"/>
        </w:numPr>
      </w:pPr>
      <w:r>
        <w:t xml:space="preserve">O </w:t>
      </w:r>
      <w:r w:rsidR="00D5784C">
        <w:t>dossiê</w:t>
      </w:r>
      <w:r>
        <w:t xml:space="preserve">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Cabealho2"/>
        <w:numPr>
          <w:ilvl w:val="2"/>
          <w:numId w:val="36"/>
        </w:numPr>
        <w:rPr>
          <w:sz w:val="24"/>
        </w:rPr>
      </w:pPr>
      <w:bookmarkStart w:id="70" w:name="_Ref512096897"/>
      <w:bookmarkStart w:id="71" w:name="_Toc512102626"/>
      <w:r w:rsidRPr="003B310E">
        <w:rPr>
          <w:sz w:val="24"/>
        </w:rPr>
        <w:t>Componente Móvel</w:t>
      </w:r>
      <w:bookmarkEnd w:id="70"/>
      <w:bookmarkEnd w:id="71"/>
    </w:p>
    <w:p w:rsidR="00B67A2F" w:rsidRDefault="00B67A2F" w:rsidP="00B67A2F">
      <w:r>
        <w:t xml:space="preserve">A aplicação móvel tem como objetivo ser uma fonte de informação conveniente e </w:t>
      </w:r>
      <w:r w:rsidRPr="00FA7F18">
        <w:rPr>
          <w:i/>
        </w:rPr>
        <w:t>lightweight</w:t>
      </w:r>
      <w:r>
        <w:t xml:space="preserve"> para Candidatos que utilizam IView, para este fim foram mantidas as funcionalidades determinadas estritamente necessárias e nada mais. </w:t>
      </w:r>
    </w:p>
    <w:p w:rsidR="00B67A2F" w:rsidRDefault="00B67A2F" w:rsidP="00B67A2F">
      <w:r>
        <w:tab/>
        <w:t>Neste componente os candidatos serão capazes de:</w:t>
      </w:r>
    </w:p>
    <w:p w:rsidR="00B67A2F" w:rsidRDefault="00B67A2F" w:rsidP="00B67A2F">
      <w:pPr>
        <w:pStyle w:val="PargrafodaLista"/>
        <w:numPr>
          <w:ilvl w:val="0"/>
          <w:numId w:val="48"/>
        </w:numPr>
      </w:pPr>
      <w:r>
        <w:lastRenderedPageBreak/>
        <w:t>Verificar e editar a informação no seu currículo,</w:t>
      </w:r>
    </w:p>
    <w:p w:rsidR="00B67A2F" w:rsidRDefault="00B67A2F" w:rsidP="00B67A2F">
      <w:pPr>
        <w:pStyle w:val="PargrafodaLista"/>
        <w:numPr>
          <w:ilvl w:val="0"/>
          <w:numId w:val="48"/>
        </w:numPr>
      </w:pPr>
      <w:r>
        <w:t>Ver o estado de processos aos quais se candidataram,</w:t>
      </w:r>
    </w:p>
    <w:p w:rsidR="00B67A2F" w:rsidRDefault="00B67A2F" w:rsidP="00B67A2F">
      <w:pPr>
        <w:pStyle w:val="PargrafodaLista"/>
        <w:numPr>
          <w:ilvl w:val="1"/>
          <w:numId w:val="48"/>
        </w:numPr>
      </w:pPr>
      <w:r>
        <w:t>Receber notificações quando tais processos sofrem alteração, ou seja, se foram rejeitados ou passaram à próxima fase.</w:t>
      </w:r>
    </w:p>
    <w:p w:rsidR="00B67A2F" w:rsidRDefault="00B67A2F" w:rsidP="00B67A2F">
      <w:pPr>
        <w:pStyle w:val="PargrafodaLista"/>
        <w:numPr>
          <w:ilvl w:val="0"/>
          <w:numId w:val="48"/>
        </w:numPr>
      </w:pPr>
      <w:r>
        <w:t xml:space="preserve">Ver entrevistas marcadas e respetivas informações. </w:t>
      </w:r>
    </w:p>
    <w:p w:rsidR="00B67A2F" w:rsidRDefault="00B67A2F" w:rsidP="00B67A2F">
      <w:pPr>
        <w:ind w:firstLine="708"/>
        <w:rPr>
          <w:ins w:id="72" w:author="Diogo Aires" w:date="2018-04-22T23:14:00Z"/>
        </w:rPr>
      </w:pPr>
      <w:ins w:id="73" w:author="Diogo Aires" w:date="2018-04-22T23:13:00Z">
        <w:r>
          <w:t>A falta de p</w:t>
        </w:r>
      </w:ins>
      <w:ins w:id="74" w:author="Diogo Aires" w:date="2018-04-22T23:14:00Z">
        <w:r>
          <w:t>eso deve-se, em parte, devido ao problema de sincronismo de aplicações moveis desenvolvidas na OutSystems.</w:t>
        </w:r>
      </w:ins>
    </w:p>
    <w:p w:rsidR="00B67A2F" w:rsidRDefault="00B67A2F" w:rsidP="00B67A2F">
      <w:pPr>
        <w:ind w:firstLine="708"/>
        <w:rPr>
          <w:ins w:id="75" w:author="Diogo Aires" w:date="2018-04-22T23:17:00Z"/>
        </w:rPr>
      </w:pPr>
      <w:ins w:id="76" w:author="Diogo Aires" w:date="2018-04-22T23:14:00Z">
        <w:r>
          <w:t>Ao man</w:t>
        </w:r>
      </w:ins>
      <w:ins w:id="77" w:author="Diogo Aires" w:date="2018-04-22T23:15:00Z">
        <w:r>
          <w:t xml:space="preserve">ter só alguns acessos de leitura essenciais e ainda menos acessos de escrita, que em si são restinguidos a informações </w:t>
        </w:r>
      </w:ins>
      <w:ins w:id="78" w:author="Diogo Aires" w:date="2018-04-22T23:16:00Z">
        <w:r>
          <w:t xml:space="preserve">acessíveis unicamente a um candidato, a aplicação desenvolvida pode tomar partidos dos padrões de </w:t>
        </w:r>
      </w:ins>
      <w:ins w:id="79" w:author="Diogo Aires" w:date="2018-04-22T23:17:00Z">
        <w:r>
          <w:t>sincronização mais simples.</w:t>
        </w:r>
      </w:ins>
    </w:p>
    <w:p w:rsidR="00B67A2F" w:rsidRDefault="00B67A2F" w:rsidP="00B67A2F">
      <w:pPr>
        <w:ind w:firstLine="708"/>
        <w:rPr>
          <w:ins w:id="80" w:author="Diogo Aires" w:date="2018-04-22T23:13:00Z"/>
        </w:rPr>
      </w:pPr>
      <w:ins w:id="81" w:author="Diogo Aires" w:date="2018-04-22T23:17:00Z">
        <w:r>
          <w:t>Este proble</w:t>
        </w:r>
      </w:ins>
      <w:ins w:id="82" w:author="Diogo Aires" w:date="2018-04-22T23:18:00Z">
        <w:r>
          <w:t xml:space="preserve">ma e as suas possíveis soluções são abordadas, numa forma simplificada, na subsecção </w:t>
        </w:r>
        <w:r>
          <w:fldChar w:fldCharType="begin"/>
        </w:r>
        <w:r>
          <w:instrText xml:space="preserve"> REF _Ref512196775 \h </w:instrText>
        </w:r>
      </w:ins>
      <w:r>
        <w:fldChar w:fldCharType="separate"/>
      </w:r>
      <w:ins w:id="83" w:author="Diogo Aires" w:date="2018-04-22T23:18:00Z">
        <w:r>
          <w:t>Sincronismo</w:t>
        </w:r>
        <w:r>
          <w:fldChar w:fldCharType="end"/>
        </w:r>
        <w:r>
          <w:t>.</w:t>
        </w:r>
      </w:ins>
    </w:p>
    <w:p w:rsidR="00B67A2F" w:rsidDel="00B67A2F" w:rsidRDefault="00B67A2F" w:rsidP="00B67A2F">
      <w:pPr>
        <w:ind w:firstLine="708"/>
        <w:rPr>
          <w:del w:id="84" w:author="Diogo Aires" w:date="2018-04-22T23:19:00Z"/>
        </w:rPr>
      </w:pPr>
      <w:del w:id="85" w:author="Diogo Aires" w:date="2018-04-22T23:19:00Z">
        <w:r w:rsidDel="00B67A2F">
          <w:delText xml:space="preserve">Para a edição da informação pessoal do Candidato será utilizado um método de sincronismo chamado Read/Write Last Write Wins, as restantes funcionalidades utilizarão o método ReadOnly visto que são baseadas em consulta de dados. Mais informação sobre tipos de sincronismo encontra se no capitulo </w:delText>
        </w:r>
        <w:r w:rsidRPr="00772AB8" w:rsidDel="00B67A2F">
          <w:rPr>
            <w:b/>
          </w:rPr>
          <w:fldChar w:fldCharType="begin"/>
        </w:r>
        <w:r w:rsidRPr="00772AB8" w:rsidDel="00B67A2F">
          <w:rPr>
            <w:b/>
          </w:rPr>
          <w:delInstrText xml:space="preserve"> REF _Ref512200674 \r \h </w:delInstrText>
        </w:r>
        <w:r w:rsidDel="00B67A2F">
          <w:rPr>
            <w:b/>
          </w:rPr>
          <w:delInstrText xml:space="preserve"> \* MERGEFORMAT </w:delInstrText>
        </w:r>
        <w:r w:rsidRPr="00772AB8" w:rsidDel="00B67A2F">
          <w:rPr>
            <w:b/>
          </w:rPr>
        </w:r>
        <w:r w:rsidRPr="00772AB8" w:rsidDel="00B67A2F">
          <w:rPr>
            <w:b/>
          </w:rPr>
          <w:fldChar w:fldCharType="separate"/>
        </w:r>
        <w:r w:rsidRPr="00772AB8" w:rsidDel="00B67A2F">
          <w:rPr>
            <w:b/>
          </w:rPr>
          <w:delText>2.3.7</w:delText>
        </w:r>
        <w:r w:rsidRPr="00772AB8" w:rsidDel="00B67A2F">
          <w:rPr>
            <w:b/>
          </w:rPr>
          <w:fldChar w:fldCharType="end"/>
        </w:r>
        <w:r w:rsidRPr="00772AB8" w:rsidDel="00B67A2F">
          <w:rPr>
            <w:b/>
          </w:rPr>
          <w:delText xml:space="preserve"> - </w:delText>
        </w:r>
        <w:r w:rsidRPr="00772AB8" w:rsidDel="00B67A2F">
          <w:rPr>
            <w:b/>
          </w:rPr>
          <w:fldChar w:fldCharType="begin"/>
        </w:r>
        <w:r w:rsidRPr="00772AB8" w:rsidDel="00B67A2F">
          <w:rPr>
            <w:b/>
          </w:rPr>
          <w:delInstrText xml:space="preserve"> REF _Ref512200674 \h </w:delInstrText>
        </w:r>
        <w:r w:rsidDel="00B67A2F">
          <w:rPr>
            <w:b/>
          </w:rPr>
          <w:delInstrText xml:space="preserve"> \* MERGEFORMAT </w:delInstrText>
        </w:r>
        <w:r w:rsidRPr="00772AB8" w:rsidDel="00B67A2F">
          <w:rPr>
            <w:b/>
          </w:rPr>
        </w:r>
        <w:r w:rsidRPr="00772AB8" w:rsidDel="00B67A2F">
          <w:rPr>
            <w:b/>
          </w:rPr>
          <w:fldChar w:fldCharType="separate"/>
        </w:r>
        <w:r w:rsidRPr="00772AB8" w:rsidDel="00B67A2F">
          <w:rPr>
            <w:b/>
          </w:rPr>
          <w:delText>Sincronismo</w:delText>
        </w:r>
        <w:r w:rsidRPr="00772AB8" w:rsidDel="00B67A2F">
          <w:rPr>
            <w:b/>
          </w:rPr>
          <w:fldChar w:fldCharType="end"/>
        </w:r>
        <w:r w:rsidDel="00B67A2F">
          <w:rPr>
            <w:b/>
          </w:rPr>
          <w:delText>.</w:delText>
        </w:r>
      </w:del>
    </w:p>
    <w:p w:rsidR="00AF42CB" w:rsidRPr="003B310E" w:rsidRDefault="00AF42CB" w:rsidP="003B310E">
      <w:pPr>
        <w:pStyle w:val="Cabealho2"/>
        <w:numPr>
          <w:ilvl w:val="2"/>
          <w:numId w:val="36"/>
        </w:numPr>
        <w:rPr>
          <w:sz w:val="24"/>
        </w:rPr>
      </w:pPr>
      <w:bookmarkStart w:id="86" w:name="_Ref512096932"/>
      <w:bookmarkStart w:id="87" w:name="_Toc512102627"/>
      <w:r w:rsidRPr="003B310E">
        <w:rPr>
          <w:sz w:val="24"/>
        </w:rPr>
        <w:t>Requisitos Não Funcionais</w:t>
      </w:r>
      <w:bookmarkEnd w:id="86"/>
      <w:bookmarkEnd w:id="87"/>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r w:rsidR="00734E44">
        <w:t>,</w:t>
      </w:r>
    </w:p>
    <w:p w:rsidR="00AF42CB" w:rsidRDefault="00AF42CB" w:rsidP="00AF42CB">
      <w:pPr>
        <w:pStyle w:val="PargrafodaLista"/>
        <w:numPr>
          <w:ilvl w:val="0"/>
          <w:numId w:val="23"/>
        </w:numPr>
      </w:pPr>
      <w:r>
        <w:t>Usar a API do Google Calendar para marcação das entrevistas</w:t>
      </w:r>
      <w:r w:rsidR="00734E44">
        <w:t>,</w:t>
      </w:r>
    </w:p>
    <w:p w:rsidR="00AF42CB" w:rsidRDefault="00AF42CB" w:rsidP="00AF42CB">
      <w:pPr>
        <w:pStyle w:val="PargrafodaLista"/>
        <w:numPr>
          <w:ilvl w:val="0"/>
          <w:numId w:val="23"/>
        </w:numPr>
      </w:pPr>
      <w:r>
        <w:t>Utilizar o Google Maps para demonstrar a localização da empresa</w:t>
      </w:r>
      <w:r w:rsidR="00734E44">
        <w:t>,</w:t>
      </w:r>
    </w:p>
    <w:p w:rsidR="00AF42CB" w:rsidRPr="00AF42CB" w:rsidRDefault="00AF42CB" w:rsidP="00AF42CB">
      <w:r>
        <w:t>Utilizar uma base de dados SQL externa</w:t>
      </w:r>
    </w:p>
    <w:p w:rsidR="00946F26" w:rsidRDefault="003957C9" w:rsidP="003B310E">
      <w:pPr>
        <w:pStyle w:val="Cabealho2"/>
        <w:numPr>
          <w:ilvl w:val="1"/>
          <w:numId w:val="36"/>
        </w:numPr>
      </w:pPr>
      <w:bookmarkStart w:id="88" w:name="_Ref512097030"/>
      <w:bookmarkStart w:id="89" w:name="_Toc512102628"/>
      <w:r>
        <w:t>Descrição da plataforma, modelos de desenvolvimentos</w:t>
      </w:r>
      <w:bookmarkEnd w:id="88"/>
      <w:bookmarkEnd w:id="89"/>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rsidR="0065317A">
        <w:t xml:space="preserve">Figura </w:t>
      </w:r>
      <w:r w:rsidR="0065317A">
        <w:rPr>
          <w:noProof/>
        </w:rPr>
        <w:t>1</w:t>
      </w:r>
      <w:r>
        <w:fldChar w:fldCharType="end"/>
      </w:r>
      <w:r>
        <w:t>.</w:t>
      </w:r>
    </w:p>
    <w:p w:rsidR="00AF42CB" w:rsidRDefault="00AF42CB" w:rsidP="00AF42CB">
      <w:pPr>
        <w:keepNext/>
        <w:jc w:val="center"/>
      </w:pPr>
      <w:r>
        <w:rPr>
          <w:noProof/>
        </w:rPr>
        <w:lastRenderedPageBreak/>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90" w:name="_Ref512084638"/>
      <w:bookmarkStart w:id="91" w:name="_Ref512084634"/>
      <w:bookmarkStart w:id="92" w:name="_Toc512108127"/>
      <w:r>
        <w:t xml:space="preserve">Figura </w:t>
      </w:r>
      <w:r w:rsidR="00EB4C6B">
        <w:fldChar w:fldCharType="begin"/>
      </w:r>
      <w:r w:rsidR="00EB4C6B">
        <w:instrText xml:space="preserve"> SEQ Figura \* ARABIC </w:instrText>
      </w:r>
      <w:r w:rsidR="00EB4C6B">
        <w:fldChar w:fldCharType="separate"/>
      </w:r>
      <w:r w:rsidR="0065317A">
        <w:rPr>
          <w:noProof/>
        </w:rPr>
        <w:t>1</w:t>
      </w:r>
      <w:r w:rsidR="00EB4C6B">
        <w:rPr>
          <w:noProof/>
        </w:rPr>
        <w:fldChar w:fldCharType="end"/>
      </w:r>
      <w:bookmarkEnd w:id="90"/>
      <w:r>
        <w:t xml:space="preserve"> - </w:t>
      </w:r>
      <w:r w:rsidR="00C5630B">
        <w:t>Arquitetura</w:t>
      </w:r>
      <w:r>
        <w:t xml:space="preserve"> OutSystems</w:t>
      </w:r>
      <w:bookmarkEnd w:id="91"/>
      <w:sdt>
        <w:sdtPr>
          <w:id w:val="-512680319"/>
          <w:citation/>
        </w:sdtPr>
        <w:sdtEnd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92"/>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r w:rsidR="00734E44">
        <w:t>,</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93" w:name="_Ref512097107"/>
      <w:bookmarkStart w:id="94" w:name="_Toc512102629"/>
      <w:r>
        <w:t>Code Generator</w:t>
      </w:r>
      <w:bookmarkEnd w:id="93"/>
      <w:bookmarkEnd w:id="94"/>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65317A">
        <w:t xml:space="preserve">Figura </w:t>
      </w:r>
      <w:r w:rsidR="0065317A">
        <w:rPr>
          <w:noProof/>
        </w:rPr>
        <w:t>2</w:t>
      </w:r>
      <w:r w:rsidR="008E1176">
        <w:fldChar w:fldCharType="end"/>
      </w:r>
      <w:r w:rsidR="008E1176">
        <w:t>.</w:t>
      </w:r>
    </w:p>
    <w:p w:rsidR="008E1176" w:rsidRDefault="008E1176" w:rsidP="008E1176">
      <w:pPr>
        <w:jc w:val="center"/>
      </w:pPr>
      <w:r>
        <w:rPr>
          <w:noProof/>
        </w:rPr>
        <w:lastRenderedPageBreak/>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95" w:name="_Ref512089941"/>
      <w:bookmarkStart w:id="96" w:name="_Ref512089934"/>
      <w:bookmarkStart w:id="97" w:name="_Toc512108128"/>
      <w:r>
        <w:t xml:space="preserve">Figura </w:t>
      </w:r>
      <w:r w:rsidR="00EB4C6B">
        <w:fldChar w:fldCharType="begin"/>
      </w:r>
      <w:r w:rsidR="00EB4C6B">
        <w:instrText xml:space="preserve"> SEQ Figura \* ARABIC </w:instrText>
      </w:r>
      <w:r w:rsidR="00EB4C6B">
        <w:fldChar w:fldCharType="separate"/>
      </w:r>
      <w:r w:rsidR="0065317A">
        <w:rPr>
          <w:noProof/>
        </w:rPr>
        <w:t>2</w:t>
      </w:r>
      <w:r w:rsidR="00EB4C6B">
        <w:rPr>
          <w:noProof/>
        </w:rPr>
        <w:fldChar w:fldCharType="end"/>
      </w:r>
      <w:bookmarkEnd w:id="95"/>
      <w:r>
        <w:t xml:space="preserve"> - Componentes OutSystems, Code Generator</w:t>
      </w:r>
      <w:bookmarkEnd w:id="96"/>
      <w:r>
        <w:t xml:space="preserve"> </w:t>
      </w:r>
      <w:sdt>
        <w:sdtPr>
          <w:id w:val="-1697776489"/>
          <w:citation/>
        </w:sdtPr>
        <w:sdtEndPr/>
        <w:sdtContent>
          <w:r>
            <w:fldChar w:fldCharType="begin"/>
          </w:r>
          <w:r>
            <w:instrText xml:space="preserve"> CITATION Out18 \l 2070 </w:instrText>
          </w:r>
          <w:r>
            <w:fldChar w:fldCharType="separate"/>
          </w:r>
          <w:r w:rsidRPr="008E1176">
            <w:rPr>
              <w:noProof/>
            </w:rPr>
            <w:t>[5]</w:t>
          </w:r>
          <w:r>
            <w:fldChar w:fldCharType="end"/>
          </w:r>
        </w:sdtContent>
      </w:sdt>
      <w:bookmarkEnd w:id="97"/>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r w:rsidR="00743256">
        <w:t>,</w:t>
      </w:r>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r w:rsidR="00743256">
        <w:t>,</w:t>
      </w:r>
    </w:p>
    <w:p w:rsidR="008E1176" w:rsidRDefault="008E1176" w:rsidP="00165298">
      <w:pPr>
        <w:pStyle w:val="PargrafodaLista"/>
        <w:numPr>
          <w:ilvl w:val="1"/>
          <w:numId w:val="28"/>
        </w:numPr>
        <w:ind w:left="1775" w:hanging="357"/>
      </w:pPr>
      <w:r>
        <w:t>Por exemplo, se um</w:t>
      </w:r>
      <w:r w:rsidR="00743256">
        <w:t>a</w:t>
      </w:r>
      <w:r>
        <w:t xml:space="preserve"> </w:t>
      </w:r>
      <w:r w:rsidR="00D8609C">
        <w:t>aplicação incluir</w:t>
      </w:r>
      <w:r>
        <w:t xml:space="preserve"> uma consulta </w:t>
      </w:r>
      <w:r w:rsidR="00D8609C">
        <w:t>a base de dados</w:t>
      </w:r>
      <w:r>
        <w:t xml:space="preserve">, </w:t>
      </w:r>
      <w:r w:rsidR="00D8609C">
        <w:t>mas o resultado nunca é utilizado, então a mesma não é incluída no código final</w:t>
      </w:r>
      <w:r w:rsidR="00734E44">
        <w:t>,</w:t>
      </w:r>
    </w:p>
    <w:p w:rsidR="008E1176" w:rsidRDefault="00D8609C" w:rsidP="008E1176">
      <w:pPr>
        <w:pStyle w:val="PargrafodaLista"/>
        <w:numPr>
          <w:ilvl w:val="0"/>
          <w:numId w:val="28"/>
        </w:numPr>
        <w:ind w:left="1077" w:hanging="357"/>
      </w:pPr>
      <w:r>
        <w:t>g</w:t>
      </w:r>
      <w:r w:rsidR="008E1176">
        <w:t>era</w:t>
      </w:r>
      <w:r>
        <w:t>r</w:t>
      </w:r>
      <w:r w:rsidR="008E1176">
        <w:t xml:space="preserve"> </w:t>
      </w:r>
      <w:r w:rsidR="008E1176" w:rsidRPr="00570396">
        <w:rPr>
          <w:i/>
        </w:rPr>
        <w:t>proxies</w:t>
      </w:r>
      <w:r w:rsidR="008E1176">
        <w:t xml:space="preserve">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r w:rsidR="00743256">
        <w:t>,</w:t>
      </w:r>
    </w:p>
    <w:p w:rsidR="008E1176" w:rsidRDefault="00D52103" w:rsidP="008E1176">
      <w:pPr>
        <w:pStyle w:val="PargrafodaLista"/>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w:t>
      </w:r>
      <w:r w:rsidR="008E1176" w:rsidRPr="00B67A2F">
        <w:rPr>
          <w:i/>
          <w:rPrChange w:id="98" w:author="Diogo Aires" w:date="2018-04-22T23:12:00Z">
            <w:rPr>
              <w:i/>
              <w:lang w:val="en-US"/>
            </w:rPr>
          </w:rPrChange>
        </w:rPr>
        <w:t>back</w:t>
      </w:r>
      <w:r w:rsidR="00743256" w:rsidRPr="00B67A2F">
        <w:rPr>
          <w:i/>
          <w:rPrChange w:id="99" w:author="Diogo Aires" w:date="2018-04-22T23:12:00Z">
            <w:rPr>
              <w:i/>
              <w:lang w:val="en-US"/>
            </w:rPr>
          </w:rPrChange>
        </w:rPr>
        <w:t>-</w:t>
      </w:r>
      <w:r w:rsidR="008E1176" w:rsidRPr="00B67A2F">
        <w:rPr>
          <w:i/>
          <w:rPrChange w:id="100" w:author="Diogo Aires" w:date="2018-04-22T23:12:00Z">
            <w:rPr>
              <w:i/>
              <w:lang w:val="en-US"/>
            </w:rPr>
          </w:rPrChange>
        </w:rPr>
        <w:t>end</w:t>
      </w:r>
      <w:r w:rsidR="008E1176">
        <w:t xml:space="preserve"> para os componentes JavaScript no </w:t>
      </w:r>
      <w:r w:rsidR="008E1176" w:rsidRPr="00B67A2F">
        <w:rPr>
          <w:i/>
          <w:rPrChange w:id="101" w:author="Diogo Aires" w:date="2018-04-22T23:12:00Z">
            <w:rPr>
              <w:i/>
              <w:lang w:val="en-US"/>
            </w:rPr>
          </w:rPrChange>
        </w:rPr>
        <w:t>front</w:t>
      </w:r>
      <w:r w:rsidR="00743256" w:rsidRPr="00B67A2F">
        <w:rPr>
          <w:i/>
          <w:rPrChange w:id="102" w:author="Diogo Aires" w:date="2018-04-22T23:12:00Z">
            <w:rPr>
              <w:i/>
              <w:lang w:val="en-US"/>
            </w:rPr>
          </w:rPrChange>
        </w:rPr>
        <w:t>-</w:t>
      </w:r>
      <w:r w:rsidR="008E1176" w:rsidRPr="00B67A2F">
        <w:rPr>
          <w:i/>
          <w:rPrChange w:id="103" w:author="Diogo Aires" w:date="2018-04-22T23:12:00Z">
            <w:rPr>
              <w:i/>
              <w:lang w:val="en-US"/>
            </w:rPr>
          </w:rPrChange>
        </w:rPr>
        <w:t>end</w:t>
      </w:r>
      <w:r w:rsidR="00743256">
        <w:t>,</w:t>
      </w:r>
    </w:p>
    <w:p w:rsidR="008E1176" w:rsidRDefault="00D52103" w:rsidP="00D52103">
      <w:pPr>
        <w:pStyle w:val="PargrafodaLista"/>
        <w:numPr>
          <w:ilvl w:val="0"/>
          <w:numId w:val="28"/>
        </w:numPr>
        <w:ind w:left="1077" w:hanging="357"/>
      </w:pPr>
      <w:r>
        <w:t>a</w:t>
      </w:r>
      <w:r w:rsidR="008E1176">
        <w:t>grupa</w:t>
      </w:r>
      <w:r>
        <w:t>r</w:t>
      </w:r>
      <w:r w:rsidR="008E1176">
        <w:t xml:space="preserve"> </w:t>
      </w:r>
      <w:r>
        <w:t>as capacidades de gerir</w:t>
      </w:r>
      <w:r w:rsidR="008E1176">
        <w:t xml:space="preserve"> de sessão, aute</w:t>
      </w:r>
      <w:r>
        <w:t>nticação e configurações para a aplicação</w:t>
      </w:r>
      <w:r w:rsidR="00743256">
        <w:t>,</w:t>
      </w:r>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r w:rsidR="00743256">
        <w:t>,</w:t>
      </w:r>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r w:rsidR="00743256">
        <w:t>.</w:t>
      </w:r>
    </w:p>
    <w:p w:rsidR="00036BAC" w:rsidRDefault="00036BAC" w:rsidP="00036BAC">
      <w:pPr>
        <w:pStyle w:val="Cabealho2"/>
        <w:numPr>
          <w:ilvl w:val="2"/>
          <w:numId w:val="27"/>
        </w:numPr>
      </w:pPr>
      <w:bookmarkStart w:id="104" w:name="_Ref512097233"/>
      <w:bookmarkStart w:id="105" w:name="_Toc512102630"/>
      <w:r>
        <w:t>Deployment Services</w:t>
      </w:r>
      <w:bookmarkEnd w:id="104"/>
      <w:bookmarkEnd w:id="105"/>
    </w:p>
    <w:p w:rsidR="006D140B" w:rsidRDefault="00036BAC" w:rsidP="00FC667E">
      <w:r>
        <w:t>Neste componente</w:t>
      </w:r>
      <w:r w:rsidR="00DA33FD">
        <w:t xml:space="preserve"> da arquitetura da OutSystems,</w:t>
      </w:r>
      <w:r>
        <w:t xml:space="preserve"> </w:t>
      </w:r>
      <w:r w:rsidR="00DA33FD">
        <w:t>os componentes gerados d</w:t>
      </w:r>
      <w:r w:rsidR="00743256">
        <w:t xml:space="preserve">e </w:t>
      </w:r>
      <w:r w:rsidR="00DA33FD">
        <w:t xml:space="preserve">uma aplicação são aplicados num server de aplicações, garantido que a mesma é instalada consistentemente em cada servidor </w:t>
      </w:r>
      <w:r w:rsidR="00DA33FD" w:rsidRPr="00570396">
        <w:rPr>
          <w:i/>
        </w:rPr>
        <w:t>front-end</w:t>
      </w:r>
      <w:r w:rsidR="00DA33FD">
        <w:t xml:space="preserve"> da </w:t>
      </w:r>
      <w:r w:rsidR="00DA33FD" w:rsidRPr="00570396">
        <w:rPr>
          <w:i/>
        </w:rPr>
        <w:t>farm</w:t>
      </w:r>
      <w:r w:rsidR="00DA33FD">
        <w:t xml:space="preserve">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rsidR="0065317A" w:rsidRPr="0065317A">
        <w:t xml:space="preserve">Figura </w:t>
      </w:r>
      <w:r w:rsidR="0065317A" w:rsidRPr="0065317A">
        <w:rPr>
          <w:noProof/>
        </w:rPr>
        <w:t>3</w:t>
      </w:r>
      <w:r>
        <w:fldChar w:fldCharType="end"/>
      </w:r>
      <w:r>
        <w:t>, que se segue, demonstra uma simples representação deste componente.</w:t>
      </w:r>
    </w:p>
    <w:p w:rsidR="004B27DD" w:rsidRDefault="004B27DD" w:rsidP="004B27DD">
      <w:pPr>
        <w:keepNext/>
        <w:jc w:val="center"/>
      </w:pPr>
      <w:r>
        <w:rPr>
          <w:noProof/>
        </w:rPr>
        <w:lastRenderedPageBreak/>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106" w:name="_Ref512091410"/>
      <w:bookmarkStart w:id="107"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65317A">
        <w:rPr>
          <w:noProof/>
          <w:lang w:val="en-US"/>
        </w:rPr>
        <w:t>3</w:t>
      </w:r>
      <w:r>
        <w:fldChar w:fldCharType="end"/>
      </w:r>
      <w:bookmarkEnd w:id="106"/>
      <w:r w:rsidRPr="004B27DD">
        <w:rPr>
          <w:lang w:val="en-US"/>
        </w:rPr>
        <w:t xml:space="preserve"> - </w:t>
      </w:r>
      <w:r w:rsidRPr="00F40589">
        <w:rPr>
          <w:lang w:val="en-US"/>
        </w:rPr>
        <w:t>Arquitetura</w:t>
      </w:r>
      <w:r w:rsidRPr="004B27DD">
        <w:rPr>
          <w:lang w:val="en-US"/>
        </w:rPr>
        <w:t xml:space="preserve"> OutSystems, Deployment Services </w:t>
      </w:r>
      <w:sdt>
        <w:sdtPr>
          <w:rPr>
            <w:lang w:val="en-US"/>
          </w:rPr>
          <w:id w:val="2095128443"/>
          <w:citation/>
        </w:sdtPr>
        <w:sdtEnd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107"/>
    </w:p>
    <w:p w:rsidR="00067D28" w:rsidRDefault="004B27DD" w:rsidP="00067D28">
      <w:pPr>
        <w:ind w:firstLine="708"/>
      </w:pPr>
      <w:r w:rsidRPr="004B27DD">
        <w:t xml:space="preserve">Existem dois </w:t>
      </w:r>
      <w:r>
        <w:t>elementos</w:t>
      </w:r>
      <w:r w:rsidR="00743256">
        <w:t xml:space="preserve"> de</w:t>
      </w:r>
      <w:r>
        <w:t xml:space="preserve">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 xml:space="preserve">num servidor </w:t>
      </w:r>
      <w:r w:rsidR="00067D28" w:rsidRPr="00570396">
        <w:rPr>
          <w:i/>
        </w:rPr>
        <w:t>front-end</w:t>
      </w:r>
      <w:r w:rsidR="00067D28">
        <w:t xml:space="preserve"> específico</w:t>
      </w:r>
      <w:r w:rsidR="00743256">
        <w:t>,</w:t>
      </w:r>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w:t>
      </w:r>
      <w:r w:rsidRPr="00570396">
        <w:rPr>
          <w:i/>
        </w:rPr>
        <w:t>front-end</w:t>
      </w:r>
      <w:r w:rsidR="00743256">
        <w:t>.</w:t>
      </w:r>
    </w:p>
    <w:p w:rsidR="00067D28" w:rsidRDefault="00067D28" w:rsidP="00067D28">
      <w:pPr>
        <w:pStyle w:val="Cabealho2"/>
        <w:numPr>
          <w:ilvl w:val="2"/>
          <w:numId w:val="27"/>
        </w:numPr>
      </w:pPr>
      <w:bookmarkStart w:id="108" w:name="_Ref512097521"/>
      <w:bookmarkStart w:id="109" w:name="_Toc512102631"/>
      <w:r>
        <w:t>Applications Services</w:t>
      </w:r>
      <w:bookmarkEnd w:id="108"/>
      <w:bookmarkEnd w:id="109"/>
    </w:p>
    <w:p w:rsidR="00067D28" w:rsidRDefault="00067D28" w:rsidP="00067D28">
      <w:r>
        <w:t>A plataforma de desenvolvimento da OutSystems fornece servidores que administra</w:t>
      </w:r>
      <w:r w:rsidR="00743256">
        <w:t>m</w:t>
      </w:r>
      <w:r>
        <w:t xml:space="preserve">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w:t>
      </w:r>
      <w:r w:rsidRPr="00570396">
        <w:rPr>
          <w:rStyle w:val="Forte"/>
          <w:b w:val="0"/>
          <w:i/>
        </w:rPr>
        <w:t>th</w:t>
      </w:r>
      <w:r w:rsidR="00743256" w:rsidRPr="00570396">
        <w:rPr>
          <w:rStyle w:val="Forte"/>
          <w:b w:val="0"/>
          <w:i/>
        </w:rPr>
        <w:t>r</w:t>
      </w:r>
      <w:r w:rsidRPr="00570396">
        <w:rPr>
          <w:rStyle w:val="Forte"/>
          <w:b w:val="0"/>
          <w:i/>
        </w:rPr>
        <w:t>eads</w:t>
      </w:r>
      <w:r w:rsidRPr="00067D28">
        <w:rPr>
          <w:rStyle w:val="Forte"/>
          <w:b w:val="0"/>
        </w:rPr>
        <w:t xml:space="preserve"> planeadas</w:t>
      </w:r>
      <w:r w:rsidR="00734E44">
        <w:rPr>
          <w:rStyle w:val="Forte"/>
          <w:b w:val="0"/>
        </w:rPr>
        <w:t>,</w:t>
      </w:r>
    </w:p>
    <w:p w:rsidR="00067D28" w:rsidRDefault="00067D28" w:rsidP="00067D28">
      <w:pPr>
        <w:pStyle w:val="PargrafodaLista"/>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65317A" w:rsidRPr="0065317A">
        <w:t xml:space="preserve">Figura </w:t>
      </w:r>
      <w:r w:rsidR="0065317A" w:rsidRPr="0065317A">
        <w:rPr>
          <w:noProof/>
        </w:rPr>
        <w:t>4</w:t>
      </w:r>
      <w:r w:rsidR="00E46E63">
        <w:rPr>
          <w:bCs/>
        </w:rPr>
        <w:fldChar w:fldCharType="end"/>
      </w:r>
      <w:r w:rsidR="00734E44">
        <w:rPr>
          <w:bCs/>
        </w:rPr>
        <w:t>,</w:t>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w:t>
      </w:r>
      <w:r w:rsidR="00743256">
        <w:rPr>
          <w:bCs/>
        </w:rPr>
        <w:t xml:space="preserve">e </w:t>
      </w:r>
      <w:r w:rsidR="00CF6841">
        <w:rPr>
          <w:bCs/>
        </w:rPr>
        <w:t>uma aplicação</w:t>
      </w:r>
      <w:r w:rsidR="00734E44">
        <w:rPr>
          <w:bCs/>
        </w:rPr>
        <w:t>,</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65317A">
        <w:t xml:space="preserve">Figura </w:t>
      </w:r>
      <w:r w:rsidR="0065317A">
        <w:rPr>
          <w:noProof/>
        </w:rPr>
        <w:t>5</w:t>
      </w:r>
      <w:r w:rsidR="00E46E63">
        <w:rPr>
          <w:bCs/>
        </w:rPr>
        <w:fldChar w:fldCharType="end"/>
      </w:r>
      <w:r>
        <w:rPr>
          <w:bCs/>
        </w:rPr>
        <w:t xml:space="preserve"> demonstra uma representação deste servidor</w:t>
      </w:r>
      <w:r w:rsidR="00734E44">
        <w:rPr>
          <w:bCs/>
        </w:rPr>
        <w:t>.</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110" w:name="_Ref512095053"/>
      <w:bookmarkStart w:id="111"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65317A">
        <w:rPr>
          <w:noProof/>
          <w:lang w:val="en-US"/>
        </w:rPr>
        <w:t>4</w:t>
      </w:r>
      <w:r>
        <w:fldChar w:fldCharType="end"/>
      </w:r>
      <w:bookmarkEnd w:id="110"/>
      <w:r w:rsidRPr="00E46E63">
        <w:rPr>
          <w:lang w:val="en-US"/>
        </w:rPr>
        <w:t xml:space="preserve"> - </w:t>
      </w:r>
      <w:r w:rsidRPr="00B67A2F">
        <w:rPr>
          <w:lang w:val="en-US"/>
          <w:rPrChange w:id="112" w:author="Diogo Aires" w:date="2018-04-22T23:12:00Z">
            <w:rPr/>
          </w:rPrChange>
        </w:rPr>
        <w:t>Arquitetura</w:t>
      </w:r>
      <w:r w:rsidRPr="00E46E63">
        <w:rPr>
          <w:lang w:val="en-US"/>
        </w:rPr>
        <w:t xml:space="preserve"> OutSystems, Scheduler Service </w:t>
      </w:r>
      <w:sdt>
        <w:sdtPr>
          <w:rPr>
            <w:lang w:val="en-US"/>
          </w:rPr>
          <w:id w:val="1220401721"/>
          <w:citation/>
        </w:sdtPr>
        <w:sdtEnd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111"/>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113" w:name="_Ref512095061"/>
      <w:bookmarkStart w:id="114" w:name="_Toc512108131"/>
      <w:r>
        <w:t xml:space="preserve">Figura </w:t>
      </w:r>
      <w:r w:rsidR="00EB4C6B">
        <w:fldChar w:fldCharType="begin"/>
      </w:r>
      <w:r w:rsidR="00EB4C6B">
        <w:instrText xml:space="preserve"> SEQ Figura \* ARABI</w:instrText>
      </w:r>
      <w:r w:rsidR="00EB4C6B">
        <w:instrText xml:space="preserve">C </w:instrText>
      </w:r>
      <w:r w:rsidR="00EB4C6B">
        <w:fldChar w:fldCharType="separate"/>
      </w:r>
      <w:r w:rsidR="0065317A">
        <w:rPr>
          <w:noProof/>
        </w:rPr>
        <w:t>5</w:t>
      </w:r>
      <w:r w:rsidR="00EB4C6B">
        <w:rPr>
          <w:noProof/>
        </w:rPr>
        <w:fldChar w:fldCharType="end"/>
      </w:r>
      <w:bookmarkEnd w:id="113"/>
      <w:r>
        <w:t xml:space="preserve"> - Arquitetura OutSystems, Log Service </w:t>
      </w:r>
      <w:sdt>
        <w:sdtPr>
          <w:id w:val="-1318655995"/>
          <w:citation/>
        </w:sdtPr>
        <w:sdtEndPr/>
        <w:sdtContent>
          <w:r>
            <w:fldChar w:fldCharType="begin"/>
          </w:r>
          <w:r>
            <w:instrText xml:space="preserve"> CITATION Out18 \l 2070 </w:instrText>
          </w:r>
          <w:r>
            <w:fldChar w:fldCharType="separate"/>
          </w:r>
          <w:r w:rsidRPr="00E46E63">
            <w:rPr>
              <w:noProof/>
            </w:rPr>
            <w:t>[5]</w:t>
          </w:r>
          <w:r>
            <w:fldChar w:fldCharType="end"/>
          </w:r>
        </w:sdtContent>
      </w:sdt>
      <w:bookmarkEnd w:id="114"/>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 xml:space="preserve">da base de dados de </w:t>
      </w:r>
      <w:r w:rsidRPr="00570396">
        <w:rPr>
          <w:i/>
        </w:rPr>
        <w:t>metadados</w:t>
      </w:r>
      <w:r>
        <w:t xml:space="preserve"> e executa</w:t>
      </w:r>
      <w:r w:rsidR="00743256">
        <w:t>-o</w:t>
      </w:r>
      <w:r>
        <w:t>.</w:t>
      </w:r>
    </w:p>
    <w:p w:rsidR="00635312" w:rsidRDefault="00635312" w:rsidP="00635312">
      <w:pPr>
        <w:ind w:firstLine="525"/>
      </w:pPr>
      <w:r>
        <w:t xml:space="preserve">As tarefas em lote são projetadas para escalabilidade horizontal, de modo que são distribuídas em todos os servidores </w:t>
      </w:r>
      <w:r w:rsidRPr="00570396">
        <w:rPr>
          <w:i/>
        </w:rPr>
        <w:t>front-end</w:t>
      </w:r>
      <w:r>
        <w:t>.</w:t>
      </w:r>
    </w:p>
    <w:p w:rsidR="000D7718" w:rsidRDefault="000D7718" w:rsidP="00635312">
      <w:pPr>
        <w:ind w:firstLine="525"/>
      </w:pPr>
      <w:r>
        <w:t xml:space="preserve">No Log Service, as aplicações são instrumentadas automaticamente para criar </w:t>
      </w:r>
      <w:r w:rsidRPr="00570396">
        <w:rPr>
          <w:i/>
        </w:rPr>
        <w:t>logs</w:t>
      </w:r>
      <w:r>
        <w:t xml:space="preserve">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Cabealho2"/>
        <w:numPr>
          <w:ilvl w:val="2"/>
          <w:numId w:val="27"/>
        </w:numPr>
      </w:pPr>
      <w:bookmarkStart w:id="115" w:name="_Ref512196751"/>
      <w:r>
        <w:lastRenderedPageBreak/>
        <w:t>Três Layers de Desenvolvimento</w:t>
      </w:r>
      <w:bookmarkEnd w:id="115"/>
    </w:p>
    <w:p w:rsidR="001514B9" w:rsidRDefault="001514B9" w:rsidP="00306346">
      <w:r>
        <w:t xml:space="preserve">A OutSystems Service Studio, onde é possível desenvolver tanto aplicações </w:t>
      </w:r>
      <w:r w:rsidRPr="00570396">
        <w:rPr>
          <w:i/>
        </w:rPr>
        <w:t>web</w:t>
      </w:r>
      <w:r>
        <w:t xml:space="preserve"> como moveis, </w:t>
      </w:r>
      <w:r w:rsidR="001513C3">
        <w:t>divid</w:t>
      </w:r>
      <w:r w:rsidR="00743256">
        <w:t>e</w:t>
      </w:r>
      <w:r w:rsidR="001513C3">
        <w:t xml:space="preserve"> o desenvolvimento em três </w:t>
      </w:r>
      <w:r w:rsidR="001513C3" w:rsidRPr="00570396">
        <w:rPr>
          <w:i/>
        </w:rPr>
        <w:t>layers</w:t>
      </w:r>
      <w:r w:rsidR="001513C3">
        <w:t>, cada</w:t>
      </w:r>
      <w:r w:rsidR="00743256">
        <w:t xml:space="preserve"> uma</w:t>
      </w:r>
      <w:r w:rsidR="001513C3">
        <w:t xml:space="preserve"> dividid</w:t>
      </w:r>
      <w:r w:rsidR="00743256">
        <w:t>a</w:t>
      </w:r>
      <w:r w:rsidR="001513C3">
        <w:t xml:space="preserve">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rsidR="0065317A">
        <w:t xml:space="preserve">Figura </w:t>
      </w:r>
      <w:r w:rsidR="0065317A">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PargrafodaLista"/>
        <w:numPr>
          <w:ilvl w:val="0"/>
          <w:numId w:val="40"/>
        </w:numPr>
      </w:pPr>
      <w:r>
        <w:t xml:space="preserve">UI Flows – onde é </w:t>
      </w:r>
      <w:r w:rsidR="00743256">
        <w:t xml:space="preserve">incluído </w:t>
      </w:r>
      <w:r>
        <w:t>tanto os ecrãs que compõem a interface gráfica da aplicação desenvolvida, como também padrões utilizados</w:t>
      </w:r>
      <w:r w:rsidR="00734E44">
        <w:t>,</w:t>
      </w:r>
    </w:p>
    <w:p w:rsidR="00F65752" w:rsidRDefault="007510BD" w:rsidP="00F65752">
      <w:pPr>
        <w:pStyle w:val="PargrafodaLista"/>
        <w:numPr>
          <w:ilvl w:val="1"/>
          <w:numId w:val="40"/>
        </w:numPr>
      </w:pPr>
      <w:r>
        <w:t xml:space="preserve">No desenvolvimento de aplicações </w:t>
      </w:r>
      <w:r w:rsidRPr="00570396">
        <w:rPr>
          <w:i/>
        </w:rPr>
        <w:t>Web</w:t>
      </w:r>
      <w:r>
        <w:t xml:space="preserve"> uma </w:t>
      </w:r>
      <w:r w:rsidR="00673FD1">
        <w:t>página</w:t>
      </w:r>
      <w:r>
        <w:t xml:space="preserve"> pode incluir ações logicas, como </w:t>
      </w:r>
      <w:r w:rsidRPr="0017106C">
        <w:t>Prepar</w:t>
      </w:r>
      <w:r w:rsidR="00743256" w:rsidRPr="0017106C">
        <w:t>at</w:t>
      </w:r>
      <w:r w:rsidRPr="0017106C">
        <w:t>ion</w:t>
      </w:r>
      <w:r>
        <w:t xml:space="preserve"> e Screen Action, enquanto no desenvolvimento de aplicações </w:t>
      </w:r>
      <w:r w:rsidR="00743256">
        <w:t>Móvel</w:t>
      </w:r>
      <w:r>
        <w:t xml:space="preserve"> é possível incluir </w:t>
      </w:r>
      <w:r w:rsidRPr="00570396">
        <w:rPr>
          <w:i/>
        </w:rPr>
        <w:t>Fetches</w:t>
      </w:r>
      <w:r>
        <w:t xml:space="preserve"> (sobre a Base de Dados, Dados Locais ou de outras fontes) e Client Action</w:t>
      </w:r>
      <w:r w:rsidR="00734E44">
        <w:t>,</w:t>
      </w:r>
    </w:p>
    <w:p w:rsidR="001513C3" w:rsidRDefault="001513C3" w:rsidP="001513C3">
      <w:pPr>
        <w:pStyle w:val="PargrafodaLista"/>
        <w:numPr>
          <w:ilvl w:val="0"/>
          <w:numId w:val="40"/>
        </w:numPr>
      </w:pPr>
      <w:r>
        <w:t xml:space="preserve">Images – uma pasta das imagens, gráficos e </w:t>
      </w:r>
      <w:r w:rsidRPr="00570396">
        <w:rPr>
          <w:i/>
        </w:rPr>
        <w:t>icons</w:t>
      </w:r>
      <w:r>
        <w:t xml:space="preserve"> que podem ser utilizadas como imagens estáticas nos ecrãs</w:t>
      </w:r>
      <w:r w:rsidR="00734E44">
        <w:t>,</w:t>
      </w:r>
    </w:p>
    <w:p w:rsidR="001513C3" w:rsidRDefault="001513C3" w:rsidP="001513C3">
      <w:pPr>
        <w:pStyle w:val="PargrafodaLista"/>
        <w:numPr>
          <w:ilvl w:val="0"/>
          <w:numId w:val="40"/>
        </w:numPr>
      </w:pPr>
      <w:r>
        <w:t>Themes – temas que estrutura a interface gráfica da aplicação</w:t>
      </w:r>
      <w:r w:rsidR="00734E44">
        <w:t>,</w:t>
      </w:r>
    </w:p>
    <w:p w:rsidR="001513C3" w:rsidRDefault="001513C3" w:rsidP="001513C3">
      <w:pPr>
        <w:pStyle w:val="PargrafodaLista"/>
        <w:numPr>
          <w:ilvl w:val="0"/>
          <w:numId w:val="40"/>
        </w:numPr>
      </w:pPr>
      <w:r w:rsidRPr="00306346">
        <w:t xml:space="preserve">Scripts – recursos </w:t>
      </w:r>
      <w:r w:rsidR="00743256" w:rsidRPr="00306346">
        <w:t>JavaScript</w:t>
      </w:r>
      <w:r w:rsidRPr="00306346">
        <w:t xml:space="preserve"> scripts</w:t>
      </w:r>
      <w:r w:rsidR="00306346" w:rsidRPr="00306346">
        <w:t xml:space="preserve">, único nas aplicações moveis </w:t>
      </w:r>
      <w:r w:rsidR="00734E44">
        <w:t>,</w:t>
      </w:r>
    </w:p>
    <w:p w:rsidR="00306346" w:rsidRPr="00306346" w:rsidRDefault="00306346" w:rsidP="001513C3">
      <w:pPr>
        <w:pStyle w:val="PargrafodaLista"/>
        <w:numPr>
          <w:ilvl w:val="0"/>
          <w:numId w:val="40"/>
        </w:numPr>
      </w:pPr>
      <w:r>
        <w:t xml:space="preserve">Multilingual Locals – permite gerir </w:t>
      </w:r>
      <w:r w:rsidRPr="00570396">
        <w:t>locales</w:t>
      </w:r>
      <w:r>
        <w:t xml:space="preserve"> que em si garante a tradução da aplicação em varias línguas</w:t>
      </w:r>
      <w:r w:rsidR="00F65752">
        <w:t xml:space="preserve">, único nas aplicações </w:t>
      </w:r>
      <w:r w:rsidR="00F65752" w:rsidRPr="00570396">
        <w:rPr>
          <w:i/>
        </w:rPr>
        <w:t>Web</w:t>
      </w:r>
      <w:r w:rsidR="00734E44">
        <w:rPr>
          <w:i/>
        </w:rPr>
        <w:t>,</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Legenda"/>
      </w:pPr>
      <w:bookmarkStart w:id="116" w:name="_Ref512112749"/>
      <w:r>
        <w:t xml:space="preserve">Figura </w:t>
      </w:r>
      <w:r w:rsidR="00EB4C6B">
        <w:fldChar w:fldCharType="begin"/>
      </w:r>
      <w:r w:rsidR="00EB4C6B">
        <w:instrText xml:space="preserve"> SEQ Figura \* ARABIC </w:instrText>
      </w:r>
      <w:r w:rsidR="00EB4C6B">
        <w:fldChar w:fldCharType="separate"/>
      </w:r>
      <w:r w:rsidR="0065317A">
        <w:rPr>
          <w:noProof/>
        </w:rPr>
        <w:t>6</w:t>
      </w:r>
      <w:r w:rsidR="00EB4C6B">
        <w:rPr>
          <w:noProof/>
        </w:rPr>
        <w:fldChar w:fldCharType="end"/>
      </w:r>
      <w:bookmarkEnd w:id="116"/>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65317A">
        <w:t xml:space="preserve">Figura </w:t>
      </w:r>
      <w:r w:rsidR="0065317A">
        <w:rPr>
          <w:noProof/>
        </w:rPr>
        <w:t>7</w:t>
      </w:r>
      <w:r w:rsidR="00720040">
        <w:fldChar w:fldCharType="end"/>
      </w:r>
      <w:r w:rsidR="00720040">
        <w:t xml:space="preserve"> demonstra esta </w:t>
      </w:r>
      <w:r w:rsidR="00720040" w:rsidRPr="00570396">
        <w:rPr>
          <w:i/>
        </w:rPr>
        <w:t>Layer</w:t>
      </w:r>
      <w:r w:rsidR="00720040">
        <w:t xml:space="preserve"> (móvel), onde se pode verificar que o </w:t>
      </w:r>
      <w:r w:rsidR="00720040" w:rsidRPr="00570396">
        <w:rPr>
          <w:i/>
        </w:rPr>
        <w:t>layer</w:t>
      </w:r>
      <w:r w:rsidR="00720040">
        <w:t xml:space="preserve"> inclui:</w:t>
      </w:r>
    </w:p>
    <w:p w:rsidR="00720040" w:rsidRDefault="00720040" w:rsidP="00720040">
      <w:pPr>
        <w:pStyle w:val="PargrafodaLista"/>
        <w:numPr>
          <w:ilvl w:val="0"/>
          <w:numId w:val="41"/>
        </w:numPr>
      </w:pPr>
      <w:r>
        <w:lastRenderedPageBreak/>
        <w:t>Client Actions – ações que ocorrem no lado do cliente</w:t>
      </w:r>
      <w:r w:rsidR="00734E44">
        <w:t>,</w:t>
      </w:r>
    </w:p>
    <w:p w:rsidR="00720040" w:rsidRDefault="00720040" w:rsidP="00720040">
      <w:pPr>
        <w:pStyle w:val="PargrafodaLista"/>
        <w:numPr>
          <w:ilvl w:val="0"/>
          <w:numId w:val="41"/>
        </w:numPr>
      </w:pPr>
      <w:r>
        <w:t>Server Actions – ações que ocorrem no lado do servidor, existe unicamente no desenvolvimento móvel</w:t>
      </w:r>
      <w:r w:rsidR="00734E44">
        <w:t>,</w:t>
      </w:r>
    </w:p>
    <w:p w:rsidR="0092780B" w:rsidRDefault="00720040" w:rsidP="00720040">
      <w:pPr>
        <w:pStyle w:val="PargrafodaLista"/>
        <w:numPr>
          <w:ilvl w:val="0"/>
          <w:numId w:val="41"/>
        </w:numPr>
      </w:pPr>
      <w:r>
        <w:t>Integrations – permite configurar integrações que a aplicação pode utilizar</w:t>
      </w:r>
      <w:r w:rsidR="00734E44">
        <w:t xml:space="preserve">, </w:t>
      </w:r>
    </w:p>
    <w:p w:rsidR="0092780B" w:rsidRDefault="00720040" w:rsidP="0092780B">
      <w:pPr>
        <w:pStyle w:val="PargrafodaLista"/>
        <w:numPr>
          <w:ilvl w:val="1"/>
          <w:numId w:val="41"/>
        </w:numPr>
      </w:pPr>
      <w:r>
        <w:t>Permite integrações em servidores SOAP, REST e SAP</w:t>
      </w:r>
      <w:r w:rsidR="00734E44">
        <w:t>,</w:t>
      </w:r>
    </w:p>
    <w:p w:rsidR="0092780B" w:rsidRDefault="0092780B" w:rsidP="00720040">
      <w:pPr>
        <w:pStyle w:val="PargrafodaLista"/>
        <w:numPr>
          <w:ilvl w:val="0"/>
          <w:numId w:val="41"/>
        </w:numPr>
      </w:pPr>
      <w:r>
        <w:t>Roles – onde é possível incluir papeis de segurança</w:t>
      </w:r>
      <w:r w:rsidR="00734E44">
        <w:t>,</w:t>
      </w:r>
    </w:p>
    <w:p w:rsidR="00720040" w:rsidRDefault="00720040" w:rsidP="0092780B">
      <w:pPr>
        <w:pStyle w:val="PargrafodaLista"/>
        <w:numPr>
          <w:ilvl w:val="1"/>
          <w:numId w:val="41"/>
        </w:numPr>
      </w:pPr>
      <w:r>
        <w:t xml:space="preserve"> </w:t>
      </w:r>
      <w:r w:rsidR="0092780B">
        <w:t xml:space="preserve">Inclui sempre os papeis </w:t>
      </w:r>
      <w:r w:rsidR="0092780B" w:rsidRPr="00570396">
        <w:rPr>
          <w:i/>
        </w:rPr>
        <w:t>Anonymous</w:t>
      </w:r>
      <w:r w:rsidR="0092780B">
        <w:t xml:space="preserve">, utilizadores não registrados, e </w:t>
      </w:r>
      <w:r w:rsidR="0092780B" w:rsidRPr="00570396">
        <w:rPr>
          <w:i/>
        </w:rPr>
        <w:t>Registered</w:t>
      </w:r>
      <w:r w:rsidR="0092780B">
        <w:t>, utilizadores registrados</w:t>
      </w:r>
      <w:r w:rsidR="00734E44">
        <w:t>,</w:t>
      </w:r>
    </w:p>
    <w:p w:rsidR="0092780B" w:rsidRDefault="0092780B" w:rsidP="0092780B">
      <w:pPr>
        <w:pStyle w:val="PargrafodaLista"/>
        <w:numPr>
          <w:ilvl w:val="0"/>
          <w:numId w:val="41"/>
        </w:numPr>
      </w:pPr>
      <w:r>
        <w:t xml:space="preserve">Exceptions – onde é </w:t>
      </w:r>
      <w:r w:rsidR="0017106C">
        <w:t>incluído</w:t>
      </w:r>
      <w:r>
        <w:t xml:space="preserve"> as exempções desenvolvidas para a aplicação</w:t>
      </w:r>
      <w:r w:rsidR="00734E44">
        <w:t>.</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Legenda"/>
      </w:pPr>
      <w:bookmarkStart w:id="117" w:name="_Ref512114335"/>
      <w:r>
        <w:t xml:space="preserve">Figura </w:t>
      </w:r>
      <w:r w:rsidR="00EB4C6B">
        <w:fldChar w:fldCharType="begin"/>
      </w:r>
      <w:r w:rsidR="00EB4C6B">
        <w:instrText xml:space="preserve"> SEQ Figura \* ARABIC </w:instrText>
      </w:r>
      <w:r w:rsidR="00EB4C6B">
        <w:fldChar w:fldCharType="separate"/>
      </w:r>
      <w:r w:rsidR="0065317A">
        <w:rPr>
          <w:noProof/>
        </w:rPr>
        <w:t>7</w:t>
      </w:r>
      <w:r w:rsidR="00EB4C6B">
        <w:rPr>
          <w:noProof/>
        </w:rPr>
        <w:fldChar w:fldCharType="end"/>
      </w:r>
      <w:bookmarkEnd w:id="117"/>
      <w:r>
        <w:t xml:space="preserve"> - Logic Layer</w:t>
      </w:r>
    </w:p>
    <w:p w:rsidR="00AE76A2" w:rsidRDefault="00AE76A2" w:rsidP="00AE76A2">
      <w:r>
        <w:tab/>
        <w:t xml:space="preserve">Por </w:t>
      </w:r>
      <w:r w:rsidR="00C223D4">
        <w:t>ultimo</w:t>
      </w:r>
      <w:r>
        <w:t xml:space="preserve"> temos a Data Layer, verificada na </w:t>
      </w:r>
      <w:r>
        <w:fldChar w:fldCharType="begin"/>
      </w:r>
      <w:r>
        <w:instrText xml:space="preserve"> REF _Ref512115649 \h </w:instrText>
      </w:r>
      <w:r>
        <w:fldChar w:fldCharType="separate"/>
      </w:r>
      <w:r w:rsidR="0065317A">
        <w:t xml:space="preserve">Figura </w:t>
      </w:r>
      <w:r w:rsidR="0065317A">
        <w:rPr>
          <w:noProof/>
        </w:rPr>
        <w:t>8</w:t>
      </w:r>
      <w:r>
        <w:fldChar w:fldCharType="end"/>
      </w:r>
      <w:r>
        <w:fldChar w:fldCharType="begin"/>
      </w:r>
      <w:r>
        <w:instrText xml:space="preserve"> REF _Ref512084638 \h </w:instrText>
      </w:r>
      <w:r>
        <w:fldChar w:fldCharType="separate"/>
      </w:r>
      <w:r w:rsidR="0065317A">
        <w:t xml:space="preserve">Figura </w:t>
      </w:r>
      <w:r w:rsidR="0065317A">
        <w:rPr>
          <w:noProof/>
        </w:rPr>
        <w:t>1</w:t>
      </w:r>
      <w:r>
        <w:fldChar w:fldCharType="end"/>
      </w:r>
      <w:r>
        <w:t xml:space="preserve"> (móvel), que permite estabelecer data importante para a aplicação. Esta é composta por:</w:t>
      </w:r>
    </w:p>
    <w:p w:rsidR="00E368A7" w:rsidRDefault="00AE76A2" w:rsidP="00E368A7">
      <w:pPr>
        <w:pStyle w:val="PargrafodaLista"/>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r w:rsidR="00C223D4">
        <w:t>,</w:t>
      </w:r>
    </w:p>
    <w:p w:rsidR="00E368A7" w:rsidRDefault="00E368A7" w:rsidP="00E368A7">
      <w:pPr>
        <w:pStyle w:val="PargrafodaLista"/>
        <w:numPr>
          <w:ilvl w:val="0"/>
          <w:numId w:val="42"/>
        </w:numPr>
      </w:pPr>
      <w:r>
        <w:t>Database – inclui as entidades que guardam informação</w:t>
      </w:r>
      <w:r w:rsidR="00C223D4">
        <w:t>,</w:t>
      </w:r>
    </w:p>
    <w:p w:rsidR="00E368A7" w:rsidRDefault="00E368A7" w:rsidP="00E368A7">
      <w:pPr>
        <w:pStyle w:val="PargrafodaLista"/>
        <w:numPr>
          <w:ilvl w:val="1"/>
          <w:numId w:val="42"/>
        </w:numPr>
      </w:pPr>
      <w:r>
        <w:t xml:space="preserve">Inclui Database, onde os dados </w:t>
      </w:r>
      <w:r w:rsidRPr="00570396">
        <w:rPr>
          <w:i/>
        </w:rPr>
        <w:t>online</w:t>
      </w:r>
      <w:r>
        <w:t xml:space="preserve"> são guardados em estruturas SQL e no caso de aplicações moveis, Local Storage, dados </w:t>
      </w:r>
      <w:r w:rsidRPr="00570396">
        <w:rPr>
          <w:i/>
        </w:rPr>
        <w:t>offline</w:t>
      </w:r>
      <w:r w:rsidR="00C223D4">
        <w:t>.</w:t>
      </w:r>
    </w:p>
    <w:p w:rsidR="00E368A7" w:rsidRDefault="00E368A7" w:rsidP="00E368A7">
      <w:pPr>
        <w:pStyle w:val="PargrafodaLista"/>
        <w:numPr>
          <w:ilvl w:val="0"/>
          <w:numId w:val="42"/>
        </w:numPr>
      </w:pPr>
      <w:r>
        <w:t>Structures – é possível gerir e guardar estruturas de apoio neste componente da Data Layer</w:t>
      </w:r>
      <w:r w:rsidR="00734E44">
        <w:t>,</w:t>
      </w:r>
    </w:p>
    <w:p w:rsidR="00E368A7" w:rsidRDefault="00E368A7" w:rsidP="00E368A7">
      <w:pPr>
        <w:pStyle w:val="PargrafodaLista"/>
        <w:numPr>
          <w:ilvl w:val="0"/>
          <w:numId w:val="42"/>
        </w:numPr>
      </w:pPr>
      <w:r>
        <w:t>Session Variables – variáveis de secções estabelecidas, existe unicamente no desenvolvimento de aplicações móvel</w:t>
      </w:r>
      <w:r w:rsidR="00734E44">
        <w:t>,</w:t>
      </w:r>
    </w:p>
    <w:p w:rsidR="00E368A7" w:rsidRDefault="00E368A7" w:rsidP="00E368A7">
      <w:pPr>
        <w:pStyle w:val="PargrafodaLista"/>
        <w:numPr>
          <w:ilvl w:val="0"/>
          <w:numId w:val="42"/>
        </w:numPr>
      </w:pPr>
      <w:r>
        <w:t>Site Properties – propriedades do site</w:t>
      </w:r>
      <w:r w:rsidR="00734E44">
        <w:t>,</w:t>
      </w:r>
    </w:p>
    <w:p w:rsidR="00E368A7" w:rsidRDefault="00E368A7" w:rsidP="00E368A7">
      <w:pPr>
        <w:pStyle w:val="PargrafodaLista"/>
        <w:numPr>
          <w:ilvl w:val="0"/>
          <w:numId w:val="42"/>
        </w:numPr>
      </w:pPr>
      <w:r>
        <w:t>Resources – recursos disponíveis na aplicação</w:t>
      </w:r>
      <w:r w:rsidR="00734E44">
        <w:t>.</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Legenda"/>
      </w:pPr>
      <w:bookmarkStart w:id="118" w:name="_Ref512115649"/>
      <w:r>
        <w:t xml:space="preserve">Figura </w:t>
      </w:r>
      <w:r w:rsidR="00EB4C6B">
        <w:fldChar w:fldCharType="begin"/>
      </w:r>
      <w:r w:rsidR="00EB4C6B">
        <w:instrText xml:space="preserve"> SEQ Figura \* ARABIC </w:instrText>
      </w:r>
      <w:r w:rsidR="00EB4C6B">
        <w:fldChar w:fldCharType="separate"/>
      </w:r>
      <w:r w:rsidR="0065317A">
        <w:rPr>
          <w:noProof/>
        </w:rPr>
        <w:t>8</w:t>
      </w:r>
      <w:r w:rsidR="00EB4C6B">
        <w:rPr>
          <w:noProof/>
        </w:rPr>
        <w:fldChar w:fldCharType="end"/>
      </w:r>
      <w:bookmarkEnd w:id="118"/>
      <w:r>
        <w:t xml:space="preserve"> – Data Layer</w:t>
      </w:r>
    </w:p>
    <w:p w:rsidR="00C5154C" w:rsidRDefault="00C5154C" w:rsidP="00C5154C">
      <w:pPr>
        <w:pStyle w:val="Cabealho2"/>
        <w:numPr>
          <w:ilvl w:val="2"/>
          <w:numId w:val="27"/>
        </w:numPr>
      </w:pPr>
      <w:bookmarkStart w:id="119" w:name="_Ref512196758"/>
      <w:r>
        <w:t>Web LifeCycle</w:t>
      </w:r>
      <w:bookmarkEnd w:id="119"/>
    </w:p>
    <w:p w:rsidR="00C5154C" w:rsidRDefault="00FE472A" w:rsidP="00FE472A">
      <w:r>
        <w:t>O ciclo de vida d</w:t>
      </w:r>
      <w:r w:rsidR="00C223D4">
        <w:t xml:space="preserve">e </w:t>
      </w:r>
      <w:r>
        <w:t xml:space="preserve">uma </w:t>
      </w:r>
      <w:r w:rsidR="00673FD1">
        <w:t>página</w:t>
      </w:r>
      <w:r>
        <w:t xml:space="preserve"> Web desenvolvida é normalmente composto por três passos, com opcional:</w:t>
      </w:r>
    </w:p>
    <w:p w:rsidR="00FE472A" w:rsidRDefault="00FE472A" w:rsidP="00FE472A">
      <w:pPr>
        <w:pStyle w:val="PargrafodaLista"/>
        <w:numPr>
          <w:ilvl w:val="0"/>
          <w:numId w:val="44"/>
        </w:numPr>
      </w:pPr>
      <w:r>
        <w:t xml:space="preserve">Preparação – onde é obtido e gerido dados demonstrados na </w:t>
      </w:r>
      <w:r w:rsidR="00673FD1">
        <w:t>página</w:t>
      </w:r>
      <w:r>
        <w:t>, este pa</w:t>
      </w:r>
      <w:r w:rsidR="00C223D4">
        <w:t>ss</w:t>
      </w:r>
      <w:r>
        <w:t xml:space="preserve">o é opcional sendo que se a informação da </w:t>
      </w:r>
      <w:r w:rsidR="00673FD1">
        <w:t>página</w:t>
      </w:r>
      <w:r>
        <w:t xml:space="preserve"> for completamente estática (e não obtida da base de dados), então não é necessária preparação</w:t>
      </w:r>
      <w:r w:rsidR="007A47CC">
        <w:t>. Este passo ocorre completamente pela ação Preparation</w:t>
      </w:r>
      <w:r w:rsidR="00734E44">
        <w:t>,</w:t>
      </w:r>
    </w:p>
    <w:p w:rsidR="00FE472A" w:rsidRDefault="00FE472A" w:rsidP="00FE472A">
      <w:pPr>
        <w:pStyle w:val="PargrafodaLista"/>
        <w:numPr>
          <w:ilvl w:val="0"/>
          <w:numId w:val="44"/>
        </w:numPr>
      </w:pPr>
      <w:r>
        <w:t xml:space="preserve">Composição – a estrutura da </w:t>
      </w:r>
      <w:r w:rsidR="00673FD1">
        <w:t>página</w:t>
      </w:r>
      <w:r>
        <w:t xml:space="preserve"> e os seus elementos HTML são geridos. Também é obtido recursos como CSS, JS e IMG</w:t>
      </w:r>
      <w:r w:rsidR="00C223D4">
        <w:t>,</w:t>
      </w:r>
    </w:p>
    <w:p w:rsidR="00FE472A" w:rsidRDefault="00FE472A" w:rsidP="00FE472A">
      <w:pPr>
        <w:pStyle w:val="PargrafodaLista"/>
        <w:numPr>
          <w:ilvl w:val="0"/>
          <w:numId w:val="44"/>
        </w:numPr>
      </w:pPr>
      <w:r>
        <w:t xml:space="preserve">Interação – a partir deste ponto o utilizador pode interagir com a </w:t>
      </w:r>
      <w:r w:rsidR="00673FD1">
        <w:t>página</w:t>
      </w:r>
      <w:r>
        <w:t xml:space="preserve">, incluindo </w:t>
      </w:r>
      <w:r w:rsidR="00C223D4">
        <w:t xml:space="preserve">invocar </w:t>
      </w:r>
      <w:r>
        <w:t>ações Screen e/ou Server</w:t>
      </w:r>
      <w:r w:rsidR="00C223D4">
        <w:t>.</w:t>
      </w:r>
    </w:p>
    <w:p w:rsidR="00FE472A" w:rsidRDefault="00FE472A" w:rsidP="00FE472A">
      <w:pPr>
        <w:pStyle w:val="Cabealho2"/>
        <w:numPr>
          <w:ilvl w:val="2"/>
          <w:numId w:val="27"/>
        </w:numPr>
      </w:pPr>
      <w:bookmarkStart w:id="120" w:name="_Ref512196770"/>
      <w:r>
        <w:t>Mobil</w:t>
      </w:r>
      <w:r w:rsidR="00C223D4">
        <w:t>e</w:t>
      </w:r>
      <w:r>
        <w:t xml:space="preserve"> LifeCycle</w:t>
      </w:r>
      <w:bookmarkEnd w:id="120"/>
    </w:p>
    <w:p w:rsidR="00FE472A" w:rsidRDefault="007A47CC" w:rsidP="00FE472A">
      <w:r>
        <w:t>Apesar do ciclo</w:t>
      </w:r>
      <w:r w:rsidR="00FE472A">
        <w:t xml:space="preserve"> de vida dum </w:t>
      </w:r>
      <w:r w:rsidR="002F2DC8">
        <w:t>ecrã</w:t>
      </w:r>
      <w:r w:rsidR="00FE472A">
        <w:t xml:space="preserve"> móvel poder ser vist</w:t>
      </w:r>
      <w:r w:rsidR="00C223D4">
        <w:t>o</w:t>
      </w:r>
      <w:r w:rsidR="00FE472A">
        <w:t xml:space="preserve"> como também</w:t>
      </w:r>
      <w:r>
        <w:t xml:space="preserve"> divid</w:t>
      </w:r>
      <w:r w:rsidR="00C223D4">
        <w:t>o</w:t>
      </w:r>
      <w:r>
        <w:t xml:space="preserve"> nos três passos do ciclo de vida verificado na ultima subsecção, este ciclo é algo mais complexo, sendo que não é incluído a ação Preparation.</w:t>
      </w:r>
    </w:p>
    <w:p w:rsidR="003D0194" w:rsidRDefault="007A47CC" w:rsidP="00FE472A">
      <w:r>
        <w:tab/>
      </w:r>
      <w:r w:rsidR="002F2DC8">
        <w:t xml:space="preserve">Em vez disso ecrãs </w:t>
      </w:r>
      <w:r w:rsidR="003D0194">
        <w:t xml:space="preserve">incluem </w:t>
      </w:r>
      <w:r w:rsidR="003D0194" w:rsidRPr="0017106C">
        <w:rPr>
          <w:i/>
        </w:rPr>
        <w:t>fetches</w:t>
      </w:r>
      <w:r w:rsidR="003D0194">
        <w:t xml:space="preserve"> e </w:t>
      </w:r>
      <w:r w:rsidR="003D0194" w:rsidRPr="0017106C">
        <w:rPr>
          <w:i/>
        </w:rPr>
        <w:t>event handlers</w:t>
      </w:r>
      <w:r w:rsidR="003D0194">
        <w:t>. O primeiro permite obter os dados a demonstra</w:t>
      </w:r>
      <w:r w:rsidR="00C223D4">
        <w:t>r</w:t>
      </w:r>
      <w:r w:rsidR="003D0194">
        <w:t xml:space="preserve"> no ecrã, sendo possível obter os dados da base de dados, do armazenamento local ou até de</w:t>
      </w:r>
      <w:r w:rsidR="00C223D4">
        <w:t xml:space="preserve"> fontes</w:t>
      </w:r>
      <w:r w:rsidR="003D0194">
        <w:t xml:space="preserve"> terceira</w:t>
      </w:r>
      <w:r w:rsidR="00C223D4">
        <w:t>s</w:t>
      </w:r>
      <w:r w:rsidR="003D0194">
        <w:t>.</w:t>
      </w:r>
      <w:r w:rsidR="00A23E28">
        <w:t xml:space="preserve"> Estes </w:t>
      </w:r>
      <w:r w:rsidR="00A23E28" w:rsidRPr="0017106C">
        <w:rPr>
          <w:i/>
        </w:rPr>
        <w:t>fetches</w:t>
      </w:r>
      <w:r w:rsidR="00A23E28">
        <w:t xml:space="preserve"> são realizados de forma assíncrona e paralela a outros </w:t>
      </w:r>
      <w:r w:rsidR="00A23E28" w:rsidRPr="0017106C">
        <w:rPr>
          <w:i/>
        </w:rPr>
        <w:t>fetches</w:t>
      </w:r>
      <w:r w:rsidR="00A23E28">
        <w:t xml:space="preserve"> do mesmo ecrã.</w:t>
      </w:r>
    </w:p>
    <w:p w:rsidR="00A23E28" w:rsidRDefault="00A23E28" w:rsidP="00FE472A">
      <w:r>
        <w:lastRenderedPageBreak/>
        <w:tab/>
        <w:t xml:space="preserve">Em termos de </w:t>
      </w:r>
      <w:r w:rsidRPr="0017106C">
        <w:rPr>
          <w:i/>
        </w:rPr>
        <w:t>event handlers</w:t>
      </w:r>
      <w:r>
        <w:t xml:space="preserve"> cada ecrã tem a possibilidade de incluir ações associadas a quatro eventos, pelos quatro </w:t>
      </w:r>
      <w:r w:rsidRPr="0017106C">
        <w:rPr>
          <w:i/>
        </w:rPr>
        <w:t>handlers</w:t>
      </w:r>
      <w:r>
        <w:t>:</w:t>
      </w:r>
    </w:p>
    <w:p w:rsidR="00A23E28" w:rsidRDefault="004710E2" w:rsidP="00A23E28">
      <w:pPr>
        <w:pStyle w:val="PargrafodaLista"/>
        <w:numPr>
          <w:ilvl w:val="0"/>
          <w:numId w:val="45"/>
        </w:numPr>
      </w:pPr>
      <w:r>
        <w:t>On</w:t>
      </w:r>
      <w:r w:rsidRPr="004710E2">
        <w:rPr>
          <w:bCs/>
        </w:rPr>
        <w:t>Initialize</w:t>
      </w:r>
      <w:r>
        <w:t xml:space="preserve"> - ação ocorre depois de se verificar a possibilidade de acesso pelo utilizador, mas antes de qualquer </w:t>
      </w:r>
      <w:r w:rsidRPr="0017106C">
        <w:rPr>
          <w:i/>
        </w:rPr>
        <w:t>fetch</w:t>
      </w:r>
      <w:r w:rsidR="00C223D4">
        <w:rPr>
          <w:i/>
        </w:rPr>
        <w:t>,</w:t>
      </w:r>
    </w:p>
    <w:p w:rsidR="002A5F02" w:rsidRDefault="002A5F02" w:rsidP="002A5F02">
      <w:pPr>
        <w:pStyle w:val="PargrafodaLista"/>
        <w:numPr>
          <w:ilvl w:val="1"/>
          <w:numId w:val="45"/>
        </w:numPr>
      </w:pPr>
      <w:r>
        <w:t xml:space="preserve">Pode ser utilizado para inicializar o ecrã, definindo valores </w:t>
      </w:r>
      <w:r w:rsidRPr="0017106C">
        <w:rPr>
          <w:i/>
        </w:rPr>
        <w:t>default</w:t>
      </w:r>
      <w:r w:rsidR="00734E44">
        <w:t>,</w:t>
      </w:r>
    </w:p>
    <w:p w:rsidR="002A5F02" w:rsidRDefault="002A5F02" w:rsidP="00A23E28">
      <w:pPr>
        <w:pStyle w:val="PargrafodaLista"/>
        <w:numPr>
          <w:ilvl w:val="0"/>
          <w:numId w:val="45"/>
        </w:numPr>
      </w:pPr>
      <w:r>
        <w:t>OnReady – ação ocorre quando ecrã est</w:t>
      </w:r>
      <w:r w:rsidR="00C223D4">
        <w:t>á</w:t>
      </w:r>
      <w:r>
        <w:t xml:space="preserve"> pronto, mas antes do </w:t>
      </w:r>
      <w:r w:rsidRPr="0017106C">
        <w:rPr>
          <w:i/>
        </w:rPr>
        <w:t>render</w:t>
      </w:r>
      <w:r>
        <w:t xml:space="preserve"> </w:t>
      </w:r>
      <w:r w:rsidR="00C223D4">
        <w:t>de o</w:t>
      </w:r>
      <w:r>
        <w:t xml:space="preserve"> mesmo começar</w:t>
      </w:r>
      <w:r w:rsidR="00C223D4">
        <w:t>,</w:t>
      </w:r>
    </w:p>
    <w:p w:rsidR="002A5F02" w:rsidRDefault="002A5F02" w:rsidP="002A5F02">
      <w:pPr>
        <w:pStyle w:val="PargrafodaLista"/>
        <w:numPr>
          <w:ilvl w:val="1"/>
          <w:numId w:val="45"/>
        </w:numPr>
      </w:pPr>
      <w:r>
        <w:t>Permite manipular o DOM do ecrã</w:t>
      </w:r>
      <w:r w:rsidR="00734E44">
        <w:t xml:space="preserve">, </w:t>
      </w:r>
    </w:p>
    <w:p w:rsidR="002A5F02" w:rsidRDefault="002A5F02" w:rsidP="002A5F02">
      <w:pPr>
        <w:pStyle w:val="PargrafodaLista"/>
        <w:numPr>
          <w:ilvl w:val="0"/>
          <w:numId w:val="45"/>
        </w:numPr>
      </w:pPr>
      <w:r>
        <w:t xml:space="preserve">OnRender </w:t>
      </w:r>
      <w:r w:rsidR="0021059C">
        <w:t xml:space="preserve">– ação para correr quando o ecrã termina o seu </w:t>
      </w:r>
      <w:r w:rsidR="0021059C" w:rsidRPr="0017106C">
        <w:rPr>
          <w:i/>
        </w:rPr>
        <w:t>render</w:t>
      </w:r>
      <w:r w:rsidR="0021059C">
        <w:t>, ou cada vez que um elemento do ecrã muda</w:t>
      </w:r>
      <w:r w:rsidR="00C223D4">
        <w:t>,</w:t>
      </w:r>
    </w:p>
    <w:p w:rsidR="0021059C" w:rsidRDefault="0021059C" w:rsidP="0021059C">
      <w:pPr>
        <w:pStyle w:val="PargrafodaLista"/>
        <w:numPr>
          <w:ilvl w:val="1"/>
          <w:numId w:val="45"/>
        </w:numPr>
      </w:pPr>
      <w:r>
        <w:t>Utilizado para atualizar componentes</w:t>
      </w:r>
      <w:r w:rsidR="00734E44">
        <w:t>,</w:t>
      </w:r>
    </w:p>
    <w:p w:rsidR="0021059C" w:rsidRDefault="0021059C" w:rsidP="0021059C">
      <w:pPr>
        <w:pStyle w:val="PargrafodaLista"/>
        <w:numPr>
          <w:ilvl w:val="0"/>
          <w:numId w:val="45"/>
        </w:numPr>
      </w:pPr>
      <w:r>
        <w:t>OnDestroy – ação ocorre antes de um ecrã ser destruído</w:t>
      </w:r>
      <w:r w:rsidR="00734E44">
        <w:t>,</w:t>
      </w:r>
    </w:p>
    <w:p w:rsidR="0021059C" w:rsidRDefault="0021059C" w:rsidP="0021059C">
      <w:pPr>
        <w:pStyle w:val="PargrafodaLista"/>
        <w:numPr>
          <w:ilvl w:val="1"/>
          <w:numId w:val="45"/>
        </w:numPr>
      </w:pPr>
      <w:r>
        <w:t xml:space="preserve"> Este </w:t>
      </w:r>
      <w:r w:rsidRPr="0017106C">
        <w:rPr>
          <w:i/>
        </w:rPr>
        <w:t>handler</w:t>
      </w:r>
      <w:r>
        <w:t xml:space="preserve"> permite aplicar l</w:t>
      </w:r>
      <w:r w:rsidR="00C223D4">
        <w:t>ó</w:t>
      </w:r>
      <w:r>
        <w:t>gica a destruição de ecrãs</w:t>
      </w:r>
      <w:r w:rsidR="00C223D4">
        <w:t>.</w:t>
      </w:r>
      <w:r>
        <w:t xml:space="preserve"> </w:t>
      </w:r>
    </w:p>
    <w:p w:rsidR="007B55A4" w:rsidRDefault="007B55A4" w:rsidP="007B55A4">
      <w:pPr>
        <w:pStyle w:val="Cabealho2"/>
        <w:numPr>
          <w:ilvl w:val="2"/>
          <w:numId w:val="27"/>
        </w:numPr>
      </w:pPr>
      <w:bookmarkStart w:id="121" w:name="_Ref512196775"/>
      <w:r>
        <w:t>Sincronismo</w:t>
      </w:r>
      <w:bookmarkEnd w:id="121"/>
    </w:p>
    <w:p w:rsidR="00575AD2" w:rsidRDefault="00575AD2" w:rsidP="007B55A4">
      <w:r>
        <w:t>Desenvolvimento sobre a</w:t>
      </w:r>
      <w:r w:rsidR="00E535DE">
        <w:t xml:space="preserve"> </w:t>
      </w:r>
      <w:r>
        <w:t xml:space="preserve">plataforma móvel regularmente envolve a utilização de duas fontes de informação, a base de dados, </w:t>
      </w:r>
      <w:r w:rsidRPr="0017106C">
        <w:rPr>
          <w:i/>
        </w:rPr>
        <w:t>online</w:t>
      </w:r>
      <w:r>
        <w:t xml:space="preserve">, e o armazenamento local, </w:t>
      </w:r>
      <w:r w:rsidRPr="0017106C">
        <w:rPr>
          <w:i/>
        </w:rPr>
        <w:t>offline</w:t>
      </w:r>
      <w:r>
        <w:t xml:space="preserve">. Mas estas fontes devem sempre, ou pelo menos </w:t>
      </w:r>
      <w:r w:rsidR="00C223D4">
        <w:t>sempre que</w:t>
      </w:r>
      <w:r>
        <w:t xml:space="preserve"> possível, sincronizadas para garantir que informação da segunda fonte é a mais atualizada possível.</w:t>
      </w:r>
    </w:p>
    <w:p w:rsidR="00575AD2" w:rsidRDefault="00575AD2" w:rsidP="007B55A4">
      <w:r>
        <w:tab/>
        <w:t xml:space="preserve">Por esta razão a OutSytems fornece uma </w:t>
      </w:r>
      <w:r w:rsidRPr="0017106C">
        <w:rPr>
          <w:i/>
        </w:rPr>
        <w:t>framework</w:t>
      </w:r>
      <w:r>
        <w:t xml:space="preserve"> de sincronismo</w:t>
      </w:r>
      <w:r w:rsidR="00C223D4">
        <w:t>,</w:t>
      </w:r>
      <w:r>
        <w:t xml:space="preserve"> </w:t>
      </w:r>
      <w:r w:rsidR="00C223D4">
        <w:t>alguns dos exemplos de sincronismo possíveis são:</w:t>
      </w:r>
    </w:p>
    <w:p w:rsidR="00556E42" w:rsidRPr="00784769" w:rsidRDefault="00EB4C6B" w:rsidP="00E638FB">
      <w:pPr>
        <w:pStyle w:val="PargrafodaLista"/>
        <w:numPr>
          <w:ilvl w:val="0"/>
          <w:numId w:val="47"/>
        </w:numPr>
        <w:rPr>
          <w:color w:val="000000" w:themeColor="text1"/>
        </w:rPr>
      </w:pPr>
      <w:hyperlink r:id="rId22" w:tooltip="Read-Only Data" w:history="1">
        <w:r w:rsidR="00784769" w:rsidRPr="00784769">
          <w:rPr>
            <w:rStyle w:val="Hiperligao"/>
            <w:color w:val="000000" w:themeColor="text1"/>
            <w:u w:val="none"/>
          </w:rPr>
          <w:t>Read-Only Data</w:t>
        </w:r>
      </w:hyperlink>
      <w:r w:rsidR="00784769" w:rsidRPr="00784769">
        <w:rPr>
          <w:color w:val="000000" w:themeColor="text1"/>
        </w:rPr>
        <w:t xml:space="preserve"> – utilizável para quando utilizadores precisam unicamente de ler informação e quando a dimensão da data a sincronizar é baixa</w:t>
      </w:r>
      <w:r w:rsidR="003F6C39">
        <w:rPr>
          <w:color w:val="000000" w:themeColor="text1"/>
        </w:rPr>
        <w:t>,</w:t>
      </w:r>
    </w:p>
    <w:p w:rsidR="00784769" w:rsidRPr="00784769" w:rsidRDefault="00EB4C6B" w:rsidP="00E638FB">
      <w:pPr>
        <w:pStyle w:val="PargrafodaLista"/>
        <w:numPr>
          <w:ilvl w:val="0"/>
          <w:numId w:val="47"/>
        </w:numPr>
        <w:rPr>
          <w:color w:val="000000" w:themeColor="text1"/>
        </w:rPr>
      </w:pPr>
      <w:hyperlink r:id="rId23" w:tooltip="Read-Only Data Optimized" w:history="1">
        <w:r w:rsidR="00784769" w:rsidRPr="00784769">
          <w:rPr>
            <w:rStyle w:val="Hiperligao"/>
            <w:color w:val="000000" w:themeColor="text1"/>
            <w:u w:val="none"/>
          </w:rPr>
          <w:t>Read-Only Data Optimized</w:t>
        </w:r>
      </w:hyperlink>
      <w:r w:rsidR="00784769" w:rsidRPr="00784769">
        <w:rPr>
          <w:color w:val="000000" w:themeColor="text1"/>
        </w:rPr>
        <w:t xml:space="preserve"> – semelhante ao Read-Only Data, mas para dimensões de data mais extensiva</w:t>
      </w:r>
      <w:r w:rsidR="003F6C39">
        <w:rPr>
          <w:color w:val="000000" w:themeColor="text1"/>
        </w:rPr>
        <w:t>,</w:t>
      </w:r>
    </w:p>
    <w:p w:rsidR="00784769" w:rsidRPr="00784769" w:rsidRDefault="00EB4C6B" w:rsidP="00E638FB">
      <w:pPr>
        <w:pStyle w:val="PargrafodaLista"/>
        <w:numPr>
          <w:ilvl w:val="0"/>
          <w:numId w:val="47"/>
        </w:numPr>
        <w:rPr>
          <w:color w:val="000000" w:themeColor="text1"/>
        </w:rPr>
      </w:pPr>
      <w:hyperlink r:id="rId24" w:tooltip="Read/Write Data Last Write Wins" w:history="1">
        <w:r w:rsidR="00784769" w:rsidRPr="00784769">
          <w:rPr>
            <w:rStyle w:val="Hiperligao"/>
            <w:color w:val="000000" w:themeColor="text1"/>
            <w:u w:val="none"/>
          </w:rPr>
          <w:t>Read/Write Data Last Write Wins</w:t>
        </w:r>
      </w:hyperlink>
      <w:r w:rsidR="00784769" w:rsidRPr="00784769">
        <w:rPr>
          <w:color w:val="000000" w:themeColor="text1"/>
        </w:rPr>
        <w:t xml:space="preserve"> – este padr</w:t>
      </w:r>
      <w:r w:rsidR="00784769">
        <w:rPr>
          <w:color w:val="000000" w:themeColor="text1"/>
        </w:rPr>
        <w:t>ão</w:t>
      </w:r>
      <w:r w:rsidR="00784769" w:rsidRPr="00784769">
        <w:rPr>
          <w:color w:val="000000" w:themeColor="text1"/>
        </w:rPr>
        <w:t xml:space="preserve"> é útil</w:t>
      </w:r>
      <w:r w:rsidR="00784769">
        <w:rPr>
          <w:color w:val="000000" w:themeColor="text1"/>
        </w:rPr>
        <w:t xml:space="preserve"> quando existe alteração de data</w:t>
      </w:r>
      <w:r w:rsidR="00CE6597">
        <w:rPr>
          <w:color w:val="000000" w:themeColor="text1"/>
        </w:rPr>
        <w:t xml:space="preserve">, modo </w:t>
      </w:r>
      <w:r w:rsidR="00CE6597" w:rsidRPr="0017106C">
        <w:rPr>
          <w:i/>
          <w:color w:val="000000" w:themeColor="text1"/>
        </w:rPr>
        <w:t>offline</w:t>
      </w:r>
      <w:r w:rsidR="00784769">
        <w:rPr>
          <w:color w:val="000000" w:themeColor="text1"/>
        </w:rPr>
        <w:t>, mas que</w:t>
      </w:r>
      <w:r w:rsidR="00CE6597">
        <w:rPr>
          <w:color w:val="000000" w:themeColor="text1"/>
        </w:rPr>
        <w:t xml:space="preserve"> em principio,</w:t>
      </w:r>
      <w:r w:rsidR="00784769">
        <w:rPr>
          <w:color w:val="000000" w:themeColor="text1"/>
        </w:rPr>
        <w:t xml:space="preserve"> instancias individuais irão ser alteradas por um único utilizador, não existe conflito de escrita entre vários utilizadores</w:t>
      </w:r>
      <w:r w:rsidR="003F6C39">
        <w:rPr>
          <w:color w:val="000000" w:themeColor="text1"/>
        </w:rPr>
        <w:t>,</w:t>
      </w:r>
    </w:p>
    <w:p w:rsidR="00784769" w:rsidRPr="00784769" w:rsidRDefault="00EB4C6B" w:rsidP="00E638FB">
      <w:pPr>
        <w:pStyle w:val="PargrafodaLista"/>
        <w:numPr>
          <w:ilvl w:val="0"/>
          <w:numId w:val="47"/>
        </w:numPr>
        <w:rPr>
          <w:color w:val="000000" w:themeColor="text1"/>
        </w:rPr>
      </w:pPr>
      <w:hyperlink r:id="rId25" w:tooltip="Read/Write Data with Conflict Detection" w:history="1">
        <w:r w:rsidR="00784769" w:rsidRPr="00784769">
          <w:rPr>
            <w:rStyle w:val="Hiperligao"/>
            <w:color w:val="000000" w:themeColor="text1"/>
            <w:u w:val="none"/>
          </w:rPr>
          <w:t>Read/Write Data with Conflict Detection</w:t>
        </w:r>
      </w:hyperlink>
      <w:r w:rsidR="00784769" w:rsidRPr="00784769">
        <w:rPr>
          <w:color w:val="000000" w:themeColor="text1"/>
        </w:rPr>
        <w:t xml:space="preserve"> – uma versão mais aprofundada do padrão anterior, permitindo</w:t>
      </w:r>
      <w:r w:rsidR="003F6C39">
        <w:rPr>
          <w:color w:val="000000" w:themeColor="text1"/>
        </w:rPr>
        <w:t xml:space="preserve"> a resolução</w:t>
      </w:r>
      <w:r w:rsidR="00784769" w:rsidRPr="00784769">
        <w:rPr>
          <w:color w:val="000000" w:themeColor="text1"/>
        </w:rPr>
        <w:t xml:space="preserve"> </w:t>
      </w:r>
      <w:r w:rsidR="003F6C39">
        <w:rPr>
          <w:color w:val="000000" w:themeColor="text1"/>
        </w:rPr>
        <w:t xml:space="preserve">de </w:t>
      </w:r>
      <w:r w:rsidR="00784769">
        <w:rPr>
          <w:color w:val="000000" w:themeColor="text1"/>
        </w:rPr>
        <w:t>conflito</w:t>
      </w:r>
      <w:r w:rsidR="003F6C39">
        <w:rPr>
          <w:color w:val="000000" w:themeColor="text1"/>
        </w:rPr>
        <w:t>s</w:t>
      </w:r>
      <w:r w:rsidR="00784769">
        <w:rPr>
          <w:color w:val="000000" w:themeColor="text1"/>
        </w:rPr>
        <w:t xml:space="preserve"> </w:t>
      </w:r>
      <w:r w:rsidR="00784769" w:rsidRPr="00784769">
        <w:rPr>
          <w:color w:val="000000" w:themeColor="text1"/>
        </w:rPr>
        <w:t>de escrita</w:t>
      </w:r>
      <w:r w:rsidR="003F6C39">
        <w:rPr>
          <w:color w:val="000000" w:themeColor="text1"/>
        </w:rPr>
        <w:t xml:space="preserve"> de múltiplos</w:t>
      </w:r>
      <w:r w:rsidR="00784769" w:rsidRPr="00784769">
        <w:rPr>
          <w:color w:val="000000" w:themeColor="text1"/>
        </w:rPr>
        <w:t xml:space="preserve"> utilizadores</w:t>
      </w:r>
      <w:r w:rsidR="003F6C39">
        <w:rPr>
          <w:color w:val="000000" w:themeColor="text1"/>
        </w:rPr>
        <w:t>,</w:t>
      </w:r>
    </w:p>
    <w:p w:rsidR="00784769" w:rsidRDefault="00EB4C6B" w:rsidP="00E638FB">
      <w:pPr>
        <w:pStyle w:val="PargrafodaLista"/>
        <w:numPr>
          <w:ilvl w:val="0"/>
          <w:numId w:val="47"/>
        </w:numPr>
        <w:rPr>
          <w:color w:val="000000" w:themeColor="text1"/>
        </w:rPr>
      </w:pPr>
      <w:hyperlink r:id="rId26" w:tooltip="Read/Write Data One-to-Many" w:history="1">
        <w:r w:rsidR="00784769" w:rsidRPr="00CE6597">
          <w:rPr>
            <w:rStyle w:val="Hiperligao"/>
            <w:color w:val="000000" w:themeColor="text1"/>
            <w:u w:val="none"/>
          </w:rPr>
          <w:t>Read/Write Data One-to-Many</w:t>
        </w:r>
      </w:hyperlink>
      <w:r w:rsidR="00784769" w:rsidRPr="00CE6597">
        <w:rPr>
          <w:color w:val="000000" w:themeColor="text1"/>
        </w:rPr>
        <w:t xml:space="preserve"> </w:t>
      </w:r>
      <w:r w:rsidR="00CE6597" w:rsidRPr="00CE6597">
        <w:rPr>
          <w:color w:val="000000" w:themeColor="text1"/>
        </w:rPr>
        <w:t>–</w:t>
      </w:r>
      <w:r w:rsidR="00784769" w:rsidRPr="00CE6597">
        <w:rPr>
          <w:color w:val="000000" w:themeColor="text1"/>
        </w:rPr>
        <w:t xml:space="preserve"> </w:t>
      </w:r>
      <w:r w:rsidR="00CE6597" w:rsidRPr="00CE6597">
        <w:rPr>
          <w:color w:val="000000" w:themeColor="text1"/>
        </w:rPr>
        <w:t>continuação dos dois padrões anteriores, este padrão permite que vários utilizadores alterem a mesma informação</w:t>
      </w:r>
      <w:r w:rsidR="003F6C39">
        <w:rPr>
          <w:color w:val="000000" w:themeColor="text1"/>
        </w:rPr>
        <w:t>.</w:t>
      </w:r>
    </w:p>
    <w:p w:rsidR="003E7DA1" w:rsidRDefault="003E7DA1" w:rsidP="003E7DA1">
      <w:pPr>
        <w:ind w:firstLine="708"/>
        <w:rPr>
          <w:color w:val="000000" w:themeColor="text1"/>
        </w:rPr>
      </w:pPr>
      <w:r>
        <w:rPr>
          <w:color w:val="000000" w:themeColor="text1"/>
        </w:rPr>
        <w:t>A aplicação móvel desenvolvida neste projeto utilizar</w:t>
      </w:r>
      <w:r w:rsidR="003F6C39">
        <w:rPr>
          <w:color w:val="000000" w:themeColor="text1"/>
        </w:rPr>
        <w:t>á</w:t>
      </w:r>
      <w:r>
        <w:rPr>
          <w:color w:val="000000" w:themeColor="text1"/>
        </w:rPr>
        <w:t xml:space="preserve"> os padrões </w:t>
      </w:r>
      <w:hyperlink r:id="rId27" w:tooltip="Read-Only Data Optimized" w:history="1">
        <w:r w:rsidRPr="00784769">
          <w:rPr>
            <w:rStyle w:val="Hiperligao"/>
            <w:color w:val="000000" w:themeColor="text1"/>
            <w:u w:val="none"/>
          </w:rPr>
          <w:t>Read-Only Data Optimized</w:t>
        </w:r>
      </w:hyperlink>
      <w:r>
        <w:rPr>
          <w:color w:val="000000" w:themeColor="text1"/>
        </w:rPr>
        <w:t xml:space="preserve"> e </w:t>
      </w:r>
      <w:hyperlink r:id="rId28" w:tooltip="Read/Write Data Last Write Wins" w:history="1">
        <w:r w:rsidRPr="00784769">
          <w:rPr>
            <w:rStyle w:val="Hiperligao"/>
            <w:color w:val="000000" w:themeColor="text1"/>
            <w:u w:val="none"/>
          </w:rPr>
          <w:t>Read/Write Data Last Write Wins</w:t>
        </w:r>
      </w:hyperlink>
      <w:r>
        <w:rPr>
          <w:color w:val="000000" w:themeColor="text1"/>
        </w:rPr>
        <w:t>.</w:t>
      </w:r>
    </w:p>
    <w:p w:rsidR="003E7DA1" w:rsidRDefault="003E7DA1" w:rsidP="003E7DA1">
      <w:pPr>
        <w:ind w:firstLine="708"/>
        <w:rPr>
          <w:color w:val="000000" w:themeColor="text1"/>
        </w:rPr>
      </w:pPr>
      <w:r>
        <w:rPr>
          <w:color w:val="000000" w:themeColor="text1"/>
        </w:rPr>
        <w:t>O primeiro para ecrãs onde será verificado unicamente informação que não se pode alterar, exemplo entrevista e aplicações a vagas, que podem incluir uma extensa quantidade de informação.</w:t>
      </w:r>
    </w:p>
    <w:p w:rsidR="003E7DA1" w:rsidRPr="003E7DA1" w:rsidRDefault="003E7DA1" w:rsidP="003E7DA1">
      <w:pPr>
        <w:ind w:firstLine="708"/>
        <w:rPr>
          <w:color w:val="000000" w:themeColor="text1"/>
        </w:rPr>
      </w:pPr>
      <w:r>
        <w:rPr>
          <w:color w:val="000000" w:themeColor="text1"/>
        </w:rPr>
        <w:lastRenderedPageBreak/>
        <w:t xml:space="preserve">Já o segundo padrão será utilizado em qualquer alteração </w:t>
      </w:r>
      <w:r w:rsidR="00984068">
        <w:rPr>
          <w:color w:val="000000" w:themeColor="text1"/>
        </w:rPr>
        <w:t xml:space="preserve">realizada na aplicação, sendo </w:t>
      </w:r>
      <w:r w:rsidR="002C1E07">
        <w:rPr>
          <w:color w:val="000000" w:themeColor="text1"/>
        </w:rPr>
        <w:t xml:space="preserve">que as informações a alterar, currículo e possivelmente </w:t>
      </w:r>
      <w:r w:rsidR="00D5784C">
        <w:rPr>
          <w:color w:val="000000" w:themeColor="text1"/>
        </w:rPr>
        <w:t>dossiê</w:t>
      </w:r>
      <w:r w:rsidR="002C1E07">
        <w:rPr>
          <w:color w:val="000000" w:themeColor="text1"/>
        </w:rPr>
        <w:t xml:space="preserve"> de capacidades, são únicos a um candidato e por isso não existir</w:t>
      </w:r>
      <w:r w:rsidR="003F6C39">
        <w:rPr>
          <w:color w:val="000000" w:themeColor="text1"/>
        </w:rPr>
        <w:t>á</w:t>
      </w:r>
      <w:r w:rsidR="002C1E07">
        <w:rPr>
          <w:color w:val="000000" w:themeColor="text1"/>
        </w:rPr>
        <w:t xml:space="preserve"> concorrência.</w:t>
      </w:r>
    </w:p>
    <w:p w:rsidR="00E50235" w:rsidRPr="00CE6597" w:rsidRDefault="00E50235" w:rsidP="007B55A4"/>
    <w:p w:rsidR="00575AD2" w:rsidRPr="00CE6597" w:rsidRDefault="00575AD2" w:rsidP="007B55A4"/>
    <w:p w:rsidR="002C1E07" w:rsidRDefault="002C1E07"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353697" w:rsidRDefault="00353697" w:rsidP="007B55A4">
      <w:pPr>
        <w:rPr>
          <w:color w:val="FF0000"/>
        </w:rPr>
      </w:pPr>
    </w:p>
    <w:p w:rsidR="00353697" w:rsidRDefault="00353697" w:rsidP="007B55A4">
      <w:pPr>
        <w:rPr>
          <w:color w:val="FF0000"/>
        </w:rPr>
      </w:pPr>
    </w:p>
    <w:p w:rsidR="00353697" w:rsidRDefault="00353697" w:rsidP="007B55A4">
      <w:pPr>
        <w:rPr>
          <w:color w:val="FF0000"/>
        </w:rPr>
      </w:pPr>
    </w:p>
    <w:p w:rsidR="00353697" w:rsidRDefault="00353697" w:rsidP="007B55A4">
      <w:pPr>
        <w:rPr>
          <w:color w:val="FF0000"/>
        </w:rPr>
      </w:pPr>
    </w:p>
    <w:p w:rsidR="002C1E07" w:rsidRPr="003E7DA1" w:rsidRDefault="002C1E07" w:rsidP="007B55A4">
      <w:pPr>
        <w:rPr>
          <w:color w:val="FF0000"/>
        </w:rPr>
      </w:pPr>
    </w:p>
    <w:p w:rsidR="005B0964" w:rsidRDefault="005B0964" w:rsidP="00C5154C">
      <w:pPr>
        <w:pStyle w:val="Cabealho1"/>
        <w:numPr>
          <w:ilvl w:val="0"/>
          <w:numId w:val="43"/>
        </w:numPr>
      </w:pPr>
      <w:bookmarkStart w:id="122" w:name="_Ref512097650"/>
      <w:bookmarkStart w:id="123" w:name="_Toc512102632"/>
      <w:r>
        <w:lastRenderedPageBreak/>
        <w:t>Solução Propost</w:t>
      </w:r>
      <w:r w:rsidR="00715133">
        <w:t>a - Grandes Ideias</w:t>
      </w:r>
      <w:bookmarkEnd w:id="122"/>
      <w:bookmarkEnd w:id="123"/>
    </w:p>
    <w:p w:rsidR="005B0964" w:rsidRDefault="00EA621A" w:rsidP="00EA621A">
      <w:r>
        <w:t xml:space="preserve">O foco deste capitulo será </w:t>
      </w:r>
      <w:r w:rsidR="002C668B">
        <w:t xml:space="preserve">a proposta, em forma geral, do projeto gerado, referindo a estrutura da aplicação, que segue a </w:t>
      </w:r>
      <w:r w:rsidR="00734E44">
        <w:t>arquitetura</w:t>
      </w:r>
      <w:r w:rsidR="003F6C39">
        <w:t xml:space="preserve"> </w:t>
      </w:r>
      <w:r w:rsidR="002C668B">
        <w:t>4 Layers</w:t>
      </w:r>
      <w:r w:rsidR="003F6C39">
        <w:t xml:space="preserve"> </w:t>
      </w:r>
      <w:r w:rsidR="003F6C39" w:rsidRPr="00734E44">
        <w:t>Canvas</w:t>
      </w:r>
      <w:r w:rsidR="002C668B">
        <w:t xml:space="preserve"> estabelecid</w:t>
      </w:r>
      <w:r w:rsidR="003F6C39">
        <w:t>a</w:t>
      </w:r>
      <w:r w:rsidR="002C668B">
        <w:t xml:space="preserve"> pela OutSytems, a base de dados da aplicação, os </w:t>
      </w:r>
      <w:r w:rsidR="002C668B" w:rsidRPr="00353697">
        <w:rPr>
          <w:i/>
        </w:rPr>
        <w:t>wireframes</w:t>
      </w:r>
      <w:r w:rsidR="002C668B">
        <w:t xml:space="preserve"> que demonstram alguns exemplos de </w:t>
      </w:r>
      <w:r w:rsidR="00673FD1">
        <w:t>página</w:t>
      </w:r>
      <w:r w:rsidR="002C668B">
        <w:t>s que compõem o componente web e o por ultimo alguma l</w:t>
      </w:r>
      <w:r w:rsidR="003F6C39">
        <w:t>ó</w:t>
      </w:r>
      <w:r w:rsidR="002C668B">
        <w:t>gica para cumprir certas funcionalidades importantes de notar.</w:t>
      </w:r>
    </w:p>
    <w:p w:rsidR="005B0964" w:rsidRDefault="003B310E" w:rsidP="003B310E">
      <w:pPr>
        <w:pStyle w:val="Cabealho2"/>
        <w:numPr>
          <w:ilvl w:val="1"/>
          <w:numId w:val="37"/>
        </w:numPr>
      </w:pPr>
      <w:r>
        <w:t xml:space="preserve">  </w:t>
      </w:r>
      <w:bookmarkStart w:id="124" w:name="_Ref512097809"/>
      <w:bookmarkStart w:id="125" w:name="_Toc512102633"/>
      <w:r w:rsidR="00A10A74">
        <w:t>Layers da OutSytesms</w:t>
      </w:r>
      <w:bookmarkEnd w:id="124"/>
      <w:bookmarkEnd w:id="125"/>
    </w:p>
    <w:p w:rsidR="00C61FBC" w:rsidRDefault="00EA621A" w:rsidP="001B3FA4">
      <w:pPr>
        <w:pStyle w:val="Cabealho2"/>
        <w:spacing w:before="120"/>
        <w:rPr>
          <w:b w:val="0"/>
          <w:sz w:val="22"/>
        </w:rPr>
      </w:pPr>
      <w:bookmarkStart w:id="126" w:name="_Toc512102634"/>
      <w:r>
        <w:rPr>
          <w:b w:val="0"/>
          <w:sz w:val="22"/>
        </w:rPr>
        <w:t>Como qualquer aplicação desenvolvida na arquitetura OutSystems,</w:t>
      </w:r>
      <w:bookmarkEnd w:id="126"/>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65317A" w:rsidRPr="004B079E">
        <w:t xml:space="preserve">Figura </w:t>
      </w:r>
      <w:r w:rsidR="0065317A">
        <w:rPr>
          <w:noProof/>
        </w:rPr>
        <w:t>9</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127" w:name="_Ref511852722"/>
      <w:bookmarkStart w:id="128" w:name="_Toc512108132"/>
      <w:r w:rsidRPr="004B079E">
        <w:t xml:space="preserve">Figura </w:t>
      </w:r>
      <w:r w:rsidR="00EB4C6B">
        <w:fldChar w:fldCharType="begin"/>
      </w:r>
      <w:r w:rsidR="00EB4C6B">
        <w:instrText xml:space="preserve"> SEQ Figura \* ARABIC </w:instrText>
      </w:r>
      <w:r w:rsidR="00EB4C6B">
        <w:fldChar w:fldCharType="separate"/>
      </w:r>
      <w:r w:rsidR="0065317A">
        <w:rPr>
          <w:noProof/>
        </w:rPr>
        <w:t>9</w:t>
      </w:r>
      <w:r w:rsidR="00EB4C6B">
        <w:rPr>
          <w:noProof/>
        </w:rPr>
        <w:fldChar w:fldCharType="end"/>
      </w:r>
      <w:bookmarkEnd w:id="127"/>
      <w:r w:rsidRPr="004B079E">
        <w:t xml:space="preserve"> - Estrutura 4 Layer Canvas</w:t>
      </w:r>
      <w:bookmarkEnd w:id="128"/>
    </w:p>
    <w:p w:rsidR="003E7F0D" w:rsidRDefault="003E7F0D" w:rsidP="000A5426">
      <w:pPr>
        <w:spacing w:before="120"/>
        <w:ind w:firstLine="360"/>
      </w:pPr>
      <w:r>
        <w:t xml:space="preserve">Em termos da arquitetura da IView </w:t>
      </w:r>
      <w:r w:rsidR="000A5426">
        <w:t xml:space="preserve">os quatro </w:t>
      </w:r>
      <w:r w:rsidR="000A5426" w:rsidRPr="00353697">
        <w:rPr>
          <w:i/>
        </w:rPr>
        <w:t>layers</w:t>
      </w:r>
      <w:r w:rsidR="000A5426">
        <w:t xml:space="preserve"> serão</w:t>
      </w:r>
      <w:r>
        <w:t>:</w:t>
      </w:r>
    </w:p>
    <w:p w:rsidR="003E7F0D" w:rsidRDefault="003E7F0D" w:rsidP="003E7F0D">
      <w:pPr>
        <w:pStyle w:val="PargrafodaLista"/>
        <w:numPr>
          <w:ilvl w:val="0"/>
          <w:numId w:val="7"/>
        </w:numPr>
        <w:spacing w:before="120"/>
      </w:pPr>
      <w:r>
        <w:t>Orchestration Layer – este projeto não inclui qualquer m</w:t>
      </w:r>
      <w:r w:rsidR="003F6C39">
        <w:t>ó</w:t>
      </w:r>
      <w:r>
        <w:t>dulo ou elemento que pertença a esta layer</w:t>
      </w:r>
      <w:r w:rsidR="00734E44">
        <w:t>,</w:t>
      </w:r>
    </w:p>
    <w:p w:rsidR="003E7F0D" w:rsidRDefault="003E7F0D" w:rsidP="003E7F0D">
      <w:pPr>
        <w:pStyle w:val="PargrafodaLista"/>
        <w:numPr>
          <w:ilvl w:val="0"/>
          <w:numId w:val="7"/>
        </w:numPr>
        <w:spacing w:before="120"/>
      </w:pPr>
      <w:r>
        <w:t xml:space="preserve">End User Layer – sendo que o projeto é composto por duas aplicações, </w:t>
      </w:r>
      <w:r w:rsidRPr="00353697">
        <w:rPr>
          <w:i/>
        </w:rPr>
        <w:t>web</w:t>
      </w:r>
      <w:r>
        <w:t xml:space="preserve"> e móvel, </w:t>
      </w:r>
      <w:r w:rsidR="00400C79">
        <w:t>o projeto utiliza a Web_UI e App_UI</w:t>
      </w:r>
      <w:r w:rsidR="00734E44">
        <w:t>,</w:t>
      </w:r>
    </w:p>
    <w:p w:rsidR="00400C79" w:rsidRDefault="008A2D3D" w:rsidP="003E7F0D">
      <w:pPr>
        <w:pStyle w:val="PargrafodaLista"/>
        <w:numPr>
          <w:ilvl w:val="0"/>
          <w:numId w:val="7"/>
        </w:numPr>
        <w:spacing w:before="120"/>
      </w:pPr>
      <w:r>
        <w:t xml:space="preserve">Core Layer – esta </w:t>
      </w:r>
      <w:r w:rsidRPr="00353697">
        <w:rPr>
          <w:i/>
        </w:rPr>
        <w:t>layer</w:t>
      </w:r>
      <w:r>
        <w:t xml:space="preserve"> será composta por </w:t>
      </w:r>
      <w:r w:rsidR="000A5426">
        <w:t>quatro</w:t>
      </w:r>
      <w:r>
        <w:t xml:space="preserve"> módulos:</w:t>
      </w:r>
    </w:p>
    <w:p w:rsidR="008A2D3D" w:rsidRDefault="008A2D3D" w:rsidP="008A2D3D">
      <w:pPr>
        <w:pStyle w:val="PargrafodaLista"/>
        <w:numPr>
          <w:ilvl w:val="1"/>
          <w:numId w:val="7"/>
        </w:numPr>
        <w:spacing w:before="120"/>
      </w:pPr>
      <w:r>
        <w:lastRenderedPageBreak/>
        <w:t>IViewCore – onde é desenvolvido a base de dados e algumas estruturas partilhadas</w:t>
      </w:r>
      <w:r w:rsidR="00734E44">
        <w:t>,</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colaboradores e candidatos da componente We</w:t>
      </w:r>
      <w:r w:rsidR="00734E44">
        <w:t>,</w:t>
      </w:r>
    </w:p>
    <w:p w:rsidR="00434A84" w:rsidRDefault="00434A84" w:rsidP="008A2D3D">
      <w:pPr>
        <w:pStyle w:val="PargrafodaLista"/>
        <w:numPr>
          <w:ilvl w:val="1"/>
          <w:numId w:val="7"/>
        </w:numPr>
        <w:spacing w:before="120"/>
      </w:pPr>
      <w:r>
        <w:t>IViewMobileCore – base de dados local</w:t>
      </w:r>
      <w:r w:rsidR="00734E44">
        <w:t>,</w:t>
      </w:r>
    </w:p>
    <w:p w:rsidR="00434A84" w:rsidRDefault="00434A84" w:rsidP="008A2D3D">
      <w:pPr>
        <w:pStyle w:val="PargrafodaLista"/>
        <w:numPr>
          <w:ilvl w:val="1"/>
          <w:numId w:val="7"/>
        </w:numPr>
        <w:spacing w:before="120"/>
      </w:pPr>
      <w:r>
        <w:t>IViewMobile – capacidade dos candidatos na mobile</w:t>
      </w:r>
      <w:r w:rsidR="00734E44">
        <w:t>.</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r w:rsidR="00734E44">
        <w:t>,</w:t>
      </w:r>
    </w:p>
    <w:p w:rsidR="009B0A80" w:rsidRDefault="009B0A80" w:rsidP="009B0A80">
      <w:pPr>
        <w:pStyle w:val="PargrafodaLista"/>
        <w:numPr>
          <w:ilvl w:val="1"/>
          <w:numId w:val="7"/>
        </w:numPr>
        <w:spacing w:before="120"/>
      </w:pPr>
      <w:r>
        <w:t>Silk UI</w:t>
      </w:r>
      <w:r w:rsidR="00734E44">
        <w:t>,</w:t>
      </w:r>
    </w:p>
    <w:p w:rsidR="009B0A80" w:rsidRDefault="009B0A80" w:rsidP="009B0A80">
      <w:pPr>
        <w:pStyle w:val="PargrafodaLista"/>
        <w:numPr>
          <w:ilvl w:val="1"/>
          <w:numId w:val="7"/>
        </w:numPr>
        <w:spacing w:before="120"/>
      </w:pPr>
      <w:r>
        <w:t>FileSystem</w:t>
      </w:r>
      <w:r w:rsidR="00734E44">
        <w:t>,</w:t>
      </w:r>
    </w:p>
    <w:p w:rsidR="009B0A80" w:rsidRPr="00A10A74" w:rsidRDefault="009B0A80" w:rsidP="009B0A80">
      <w:pPr>
        <w:pStyle w:val="PargrafodaLista"/>
        <w:numPr>
          <w:ilvl w:val="1"/>
          <w:numId w:val="7"/>
        </w:numPr>
        <w:spacing w:before="120"/>
      </w:pPr>
      <w:r>
        <w:t>Html2PdfConverte</w:t>
      </w:r>
      <w:r w:rsidR="00734E44">
        <w:t>.</w:t>
      </w:r>
    </w:p>
    <w:p w:rsidR="00545184" w:rsidRDefault="00545184" w:rsidP="00A262B6">
      <w:pPr>
        <w:spacing w:before="120"/>
        <w:ind w:firstLine="357"/>
      </w:pPr>
      <w:r>
        <w:t xml:space="preserve">A aplicação da 4 </w:t>
      </w:r>
      <w:r w:rsidRPr="00734E44">
        <w:t>Lay</w:t>
      </w:r>
      <w:r w:rsidR="003F6C39" w:rsidRPr="00734E44">
        <w:t>e</w:t>
      </w:r>
      <w:r w:rsidRPr="00734E44">
        <w:t>rs</w:t>
      </w:r>
      <w:r>
        <w:t xml:space="preserve">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65317A">
        <w:t xml:space="preserve">Figura </w:t>
      </w:r>
      <w:r w:rsidR="0065317A">
        <w:rPr>
          <w:noProof/>
        </w:rPr>
        <w:t>10</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129" w:name="_Ref512108054"/>
      <w:bookmarkStart w:id="130" w:name="_Ref512108050"/>
      <w:bookmarkStart w:id="131" w:name="_Toc512108133"/>
      <w:r>
        <w:t xml:space="preserve">Figura </w:t>
      </w:r>
      <w:r w:rsidR="00EB4C6B">
        <w:fldChar w:fldCharType="begin"/>
      </w:r>
      <w:r w:rsidR="00EB4C6B">
        <w:instrText xml:space="preserve"> SEQ Figura \* ARABIC </w:instrText>
      </w:r>
      <w:r w:rsidR="00EB4C6B">
        <w:fldChar w:fldCharType="separate"/>
      </w:r>
      <w:r w:rsidR="0065317A">
        <w:rPr>
          <w:noProof/>
        </w:rPr>
        <w:t>10</w:t>
      </w:r>
      <w:r w:rsidR="00EB4C6B">
        <w:rPr>
          <w:noProof/>
        </w:rPr>
        <w:fldChar w:fldCharType="end"/>
      </w:r>
      <w:bookmarkEnd w:id="129"/>
      <w:r>
        <w:t xml:space="preserve"> - Aplicação da 4 Layers Canvas sobre a IView</w:t>
      </w:r>
      <w:bookmarkEnd w:id="130"/>
      <w:bookmarkEnd w:id="131"/>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r w:rsidR="00734E44">
        <w:t>,</w:t>
      </w:r>
    </w:p>
    <w:p w:rsidR="00A262B6" w:rsidRDefault="000A5426" w:rsidP="00A262B6">
      <w:pPr>
        <w:pStyle w:val="PargrafodaLista"/>
        <w:numPr>
          <w:ilvl w:val="0"/>
          <w:numId w:val="26"/>
        </w:numPr>
        <w:spacing w:before="120"/>
        <w:ind w:left="714" w:hanging="357"/>
      </w:pPr>
      <w:r>
        <w:t>IViewCandidates – capacidades dos candidatos</w:t>
      </w:r>
      <w:r w:rsidR="00734E44">
        <w:t>,</w:t>
      </w:r>
    </w:p>
    <w:p w:rsidR="000A5426" w:rsidRDefault="000A5426" w:rsidP="00C82983">
      <w:pPr>
        <w:pStyle w:val="PargrafodaLista"/>
        <w:numPr>
          <w:ilvl w:val="0"/>
          <w:numId w:val="26"/>
        </w:numPr>
        <w:spacing w:before="120"/>
        <w:ind w:left="714" w:hanging="357"/>
      </w:pPr>
      <w:r>
        <w:t>IViewEmployees – capacidades dos colaboradores</w:t>
      </w:r>
      <w:r w:rsidR="00734E44">
        <w:t>.</w:t>
      </w:r>
    </w:p>
    <w:p w:rsidR="005B0964" w:rsidRDefault="00D717D1" w:rsidP="003B310E">
      <w:pPr>
        <w:pStyle w:val="Cabealho2"/>
        <w:numPr>
          <w:ilvl w:val="1"/>
          <w:numId w:val="37"/>
        </w:numPr>
      </w:pPr>
      <w:bookmarkStart w:id="132" w:name="_Ref512097913"/>
      <w:bookmarkStart w:id="133" w:name="_Toc512102635"/>
      <w:r>
        <w:t>Base de dados</w:t>
      </w:r>
      <w:bookmarkEnd w:id="132"/>
      <w:bookmarkEnd w:id="133"/>
    </w:p>
    <w:p w:rsidR="00D717D1" w:rsidRDefault="00D717D1" w:rsidP="00D717D1">
      <w:r>
        <w:t>Para facilitar a demonstração do modelo criado para o projeto, o modelo f</w:t>
      </w:r>
      <w:r w:rsidR="00263AE5">
        <w:t>o</w:t>
      </w:r>
      <w:r>
        <w:t>i divido em três partes</w:t>
      </w:r>
      <w:r w:rsidR="00B6223E">
        <w:t>, como est</w:t>
      </w:r>
      <w:r w:rsidR="00263AE5">
        <w:t>a</w:t>
      </w:r>
      <w:r w:rsidR="00B6223E">
        <w:t xml:space="preserve"> secção</w:t>
      </w:r>
      <w:r>
        <w:t>:</w:t>
      </w:r>
    </w:p>
    <w:p w:rsidR="005B0964" w:rsidRDefault="00B6223E" w:rsidP="00D717D1">
      <w:pPr>
        <w:pStyle w:val="PargrafodaLista"/>
        <w:numPr>
          <w:ilvl w:val="0"/>
          <w:numId w:val="8"/>
        </w:numPr>
      </w:pPr>
      <w:r>
        <w:t>Utilizadores</w:t>
      </w:r>
      <w:r w:rsidR="00D717D1">
        <w:t>, onde</w:t>
      </w:r>
      <w:r w:rsidR="00353697">
        <w:t xml:space="preserve"> </w:t>
      </w:r>
      <w:r w:rsidR="00D717D1">
        <w:t>é verificado as entidades que incluem informação dos dois utilizadores da aplicação, Candidato e Colaborador</w:t>
      </w:r>
      <w:r w:rsidR="00263AE5">
        <w:t>,</w:t>
      </w:r>
    </w:p>
    <w:p w:rsidR="00D717D1" w:rsidRDefault="00B6223E" w:rsidP="00D717D1">
      <w:pPr>
        <w:pStyle w:val="PargrafodaLista"/>
        <w:numPr>
          <w:ilvl w:val="0"/>
          <w:numId w:val="8"/>
        </w:numPr>
      </w:pPr>
      <w:r>
        <w:t>Vagas</w:t>
      </w:r>
      <w:r w:rsidR="00C361A2">
        <w:t>, as entidades sobre as vagas, projetos e aplicações a vagas</w:t>
      </w:r>
      <w:r w:rsidR="00263AE5">
        <w:t>,</w:t>
      </w:r>
    </w:p>
    <w:p w:rsidR="00C361A2" w:rsidRDefault="00C361A2" w:rsidP="00D717D1">
      <w:pPr>
        <w:pStyle w:val="PargrafodaLista"/>
        <w:numPr>
          <w:ilvl w:val="0"/>
          <w:numId w:val="8"/>
        </w:numPr>
      </w:pPr>
      <w:r>
        <w:lastRenderedPageBreak/>
        <w:t>Event</w:t>
      </w:r>
      <w:r w:rsidR="00B6223E">
        <w:t>o</w:t>
      </w:r>
      <w:r>
        <w:t>s, todas as entidades relacionadas com eventos e entrevistas</w:t>
      </w:r>
      <w:r w:rsidR="00263AE5">
        <w:t>.</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134" w:name="_Ref512097980"/>
      <w:bookmarkStart w:id="135" w:name="_Toc512102636"/>
      <w:r>
        <w:t>Utilizadores</w:t>
      </w:r>
      <w:bookmarkEnd w:id="134"/>
      <w:bookmarkEnd w:id="135"/>
    </w:p>
    <w:p w:rsidR="008E43C1" w:rsidRDefault="008E43C1" w:rsidP="008E43C1">
      <w:r>
        <w:t xml:space="preserve">Para esta componente do modelo </w:t>
      </w:r>
      <w:r w:rsidR="00263AE5">
        <w:t>estão</w:t>
      </w:r>
      <w:r>
        <w:t xml:space="preserve"> </w:t>
      </w:r>
      <w:r w:rsidR="00353697">
        <w:t>incluídas</w:t>
      </w:r>
      <w:r>
        <w:t xml:space="preserve"> todas as tabelas que estendem a tabela </w:t>
      </w:r>
      <w:r w:rsidRPr="00353697">
        <w:rPr>
          <w:i/>
        </w:rPr>
        <w:t>User</w:t>
      </w:r>
      <w:r>
        <w:t>,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5168"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734E44" w:rsidRPr="00D47B69" w:rsidRDefault="00734E44" w:rsidP="00EF1611">
                            <w:pPr>
                              <w:pStyle w:val="Legenda"/>
                              <w:rPr>
                                <w:noProof/>
                              </w:rPr>
                            </w:pPr>
                            <w:bookmarkStart w:id="136" w:name="_Ref511853013"/>
                            <w:bookmarkStart w:id="137" w:name="_Toc512108134"/>
                            <w:r>
                              <w:t xml:space="preserve">Figura </w:t>
                            </w:r>
                            <w:r w:rsidR="00EB4C6B">
                              <w:fldChar w:fldCharType="begin"/>
                            </w:r>
                            <w:r w:rsidR="00EB4C6B">
                              <w:instrText xml:space="preserve"> SEQ Figura \* ARABIC </w:instrText>
                            </w:r>
                            <w:r w:rsidR="00EB4C6B">
                              <w:fldChar w:fldCharType="separate"/>
                            </w:r>
                            <w:r>
                              <w:rPr>
                                <w:noProof/>
                              </w:rPr>
                              <w:t>11</w:t>
                            </w:r>
                            <w:r w:rsidR="00EB4C6B">
                              <w:rPr>
                                <w:noProof/>
                              </w:rPr>
                              <w:fldChar w:fldCharType="end"/>
                            </w:r>
                            <w:bookmarkEnd w:id="136"/>
                            <w:r>
                              <w:t xml:space="preserve"> - Modelo EA, Utilizadores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734E44" w:rsidRPr="00D47B69" w:rsidRDefault="00734E44" w:rsidP="00EF1611">
                      <w:pPr>
                        <w:pStyle w:val="Legenda"/>
                        <w:rPr>
                          <w:noProof/>
                        </w:rPr>
                      </w:pPr>
                      <w:bookmarkStart w:id="138" w:name="_Ref511853013"/>
                      <w:bookmarkStart w:id="139" w:name="_Toc512108134"/>
                      <w:r>
                        <w:t xml:space="preserve">Figura </w:t>
                      </w:r>
                      <w:r w:rsidR="00EB4C6B">
                        <w:fldChar w:fldCharType="begin"/>
                      </w:r>
                      <w:r w:rsidR="00EB4C6B">
                        <w:instrText xml:space="preserve"> SEQ Figura \* ARABIC </w:instrText>
                      </w:r>
                      <w:r w:rsidR="00EB4C6B">
                        <w:fldChar w:fldCharType="separate"/>
                      </w:r>
                      <w:r>
                        <w:rPr>
                          <w:noProof/>
                        </w:rPr>
                        <w:t>11</w:t>
                      </w:r>
                      <w:r w:rsidR="00EB4C6B">
                        <w:rPr>
                          <w:noProof/>
                        </w:rPr>
                        <w:fldChar w:fldCharType="end"/>
                      </w:r>
                      <w:bookmarkEnd w:id="138"/>
                      <w:r>
                        <w:t xml:space="preserve"> - Modelo EA, Utilizadores</w:t>
                      </w:r>
                      <w:bookmarkEnd w:id="139"/>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65317A">
        <w:t xml:space="preserve">Figura </w:t>
      </w:r>
      <w:r w:rsidR="0065317A">
        <w:rPr>
          <w:noProof/>
        </w:rPr>
        <w:t>11</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65317A">
        <w:t xml:space="preserve">Figura </w:t>
      </w:r>
      <w:r w:rsidR="0065317A">
        <w:rPr>
          <w:noProof/>
        </w:rPr>
        <w:t>11</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r w:rsidR="00263AE5">
        <w:t>,</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r w:rsidR="00263AE5">
        <w:t>.</w:t>
      </w:r>
    </w:p>
    <w:p w:rsidR="00963667" w:rsidRDefault="00963667" w:rsidP="00963667">
      <w:pPr>
        <w:pStyle w:val="PargrafodaLista"/>
        <w:numPr>
          <w:ilvl w:val="0"/>
          <w:numId w:val="9"/>
        </w:numPr>
      </w:pPr>
      <w:r>
        <w:lastRenderedPageBreak/>
        <w:t>Photo, todos os utilizadores podem incluir uma fotografia, que é representada por esta entidade</w:t>
      </w:r>
      <w:r w:rsidR="00263AE5">
        <w:t>,</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r w:rsidR="00263AE5">
        <w:t>,</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w:t>
      </w:r>
      <w:r w:rsidR="00D5784C">
        <w:t>dossiê</w:t>
      </w:r>
      <w:r>
        <w:t xml:space="preserve"> de capacidades</w:t>
      </w:r>
      <w:r w:rsidR="00263AE5">
        <w:t>,</w:t>
      </w:r>
      <w:r>
        <w:t xml:space="preserve">  </w:t>
      </w:r>
    </w:p>
    <w:p w:rsidR="00FC2D42" w:rsidRDefault="00FC2D42" w:rsidP="00FC2D42">
      <w:pPr>
        <w:pStyle w:val="PargrafodaLista"/>
        <w:numPr>
          <w:ilvl w:val="0"/>
          <w:numId w:val="9"/>
        </w:numPr>
      </w:pPr>
      <w:r>
        <w:t xml:space="preserve">Languages, </w:t>
      </w:r>
      <w:r w:rsidR="00353697">
        <w:t xml:space="preserve">idiomas reconhecidos </w:t>
      </w:r>
      <w:r>
        <w:t>pela aplicação</w:t>
      </w:r>
      <w:r w:rsidR="00263AE5">
        <w:t>,</w:t>
      </w:r>
      <w:r>
        <w:t xml:space="preserve">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r w:rsidR="00263AE5">
        <w:t>,</w:t>
      </w:r>
    </w:p>
    <w:p w:rsidR="00853EA8" w:rsidRDefault="00853EA8" w:rsidP="00963667">
      <w:pPr>
        <w:pStyle w:val="PargrafodaLista"/>
        <w:numPr>
          <w:ilvl w:val="0"/>
          <w:numId w:val="9"/>
        </w:numPr>
      </w:pPr>
      <w:r>
        <w:t xml:space="preserve">SpontaneousCurriculumFile, o currículo em si da candidatura espontânea é </w:t>
      </w:r>
      <w:r w:rsidR="00263AE5">
        <w:t xml:space="preserve">guardado </w:t>
      </w:r>
      <w:r>
        <w:t>nesta entidade, que refere a SpontaneousCurriculum</w:t>
      </w:r>
      <w:r w:rsidR="00263AE5">
        <w:t>,</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r w:rsidR="00263AE5">
        <w:t>,</w:t>
      </w:r>
    </w:p>
    <w:p w:rsidR="00730D2A" w:rsidRDefault="00730D2A" w:rsidP="00963667">
      <w:pPr>
        <w:pStyle w:val="PargrafodaLista"/>
        <w:numPr>
          <w:ilvl w:val="0"/>
          <w:numId w:val="9"/>
        </w:numPr>
      </w:pPr>
      <w:r>
        <w:t>CandidateCurriculum, uma das entidades que adiciona informação a utilizadores candidatos, representando o currículo do mesmo</w:t>
      </w:r>
      <w:r w:rsidR="00263AE5">
        <w:t>,</w:t>
      </w:r>
    </w:p>
    <w:p w:rsidR="00730D2A" w:rsidRDefault="00730D2A" w:rsidP="00730D2A">
      <w:pPr>
        <w:pStyle w:val="PargrafodaLista"/>
        <w:numPr>
          <w:ilvl w:val="1"/>
          <w:numId w:val="9"/>
        </w:numPr>
      </w:pPr>
      <w:r>
        <w:t xml:space="preserve">Nota: ao contrario das outras entidades que adicionam informação, esta é de 1 por 1 (um User só pode ser referido uma vez por CandidateCurriculum), e a aplicação </w:t>
      </w:r>
      <w:r w:rsidR="00263AE5">
        <w:t xml:space="preserve">impõe </w:t>
      </w:r>
      <w:r>
        <w:t>esta relação como obrigatória</w:t>
      </w:r>
      <w:r w:rsidR="00263AE5">
        <w:t>,</w:t>
      </w:r>
    </w:p>
    <w:p w:rsidR="00FC2D42" w:rsidRDefault="00FC2D42" w:rsidP="00730D2A">
      <w:pPr>
        <w:pStyle w:val="PargrafodaLista"/>
        <w:numPr>
          <w:ilvl w:val="1"/>
          <w:numId w:val="9"/>
        </w:numPr>
      </w:pPr>
      <w:r>
        <w:t>Nota 2: inclui uma referencia a linguagem nativa do utilizador</w:t>
      </w:r>
      <w:r w:rsidR="00263AE5">
        <w:t>.</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entidade representa</w:t>
      </w:r>
      <w:r w:rsidR="00263AE5">
        <w:t>m</w:t>
      </w:r>
      <w:r w:rsidR="00197516">
        <w:t xml:space="preserve"> a disponibilidade que o candidato tem para entrevistas, associando a um dia de semana uma janela de tempo</w:t>
      </w:r>
      <w:r w:rsidR="00263AE5">
        <w:t>,</w:t>
      </w:r>
    </w:p>
    <w:p w:rsidR="00197516" w:rsidRDefault="00197516" w:rsidP="00197516">
      <w:pPr>
        <w:pStyle w:val="PargrafodaLista"/>
        <w:numPr>
          <w:ilvl w:val="1"/>
          <w:numId w:val="9"/>
        </w:numPr>
      </w:pPr>
      <w:r>
        <w:t>Nota: um candidato pode ter mais que uma CandidateAvailability para o mesmo dia da semana</w:t>
      </w:r>
      <w:r w:rsidR="00263AE5">
        <w:t>.</w:t>
      </w:r>
    </w:p>
    <w:p w:rsidR="00730D2A" w:rsidRDefault="00197516" w:rsidP="00197516">
      <w:pPr>
        <w:pStyle w:val="PargrafodaLista"/>
        <w:numPr>
          <w:ilvl w:val="0"/>
          <w:numId w:val="9"/>
        </w:numPr>
      </w:pPr>
      <w:r>
        <w:t xml:space="preserve">CandiadteTechnology, uma entidade que faz parte do </w:t>
      </w:r>
      <w:r w:rsidR="00D5784C">
        <w:t>dossiê</w:t>
      </w:r>
      <w:r>
        <w:t xml:space="preserve"> de capacidades de candidatos, representa a capacidade </w:t>
      </w:r>
      <w:r w:rsidR="00DD70E1">
        <w:t>que</w:t>
      </w:r>
      <w:r>
        <w:t xml:space="preserve"> um candidato tem com uma linguagem de tecnologia, reconhecida pela aplicação</w:t>
      </w:r>
      <w:r w:rsidR="00263AE5">
        <w:t>,</w:t>
      </w:r>
      <w:r>
        <w:t xml:space="preserve"> </w:t>
      </w:r>
    </w:p>
    <w:p w:rsidR="00667DE0" w:rsidRDefault="00667DE0" w:rsidP="00197516">
      <w:pPr>
        <w:pStyle w:val="PargrafodaLista"/>
        <w:numPr>
          <w:ilvl w:val="0"/>
          <w:numId w:val="9"/>
        </w:numPr>
      </w:pPr>
      <w:r>
        <w:t xml:space="preserve">CandiadteFramework, uma entidade que faz parte do </w:t>
      </w:r>
      <w:r w:rsidR="00D5784C">
        <w:t>dossiê</w:t>
      </w:r>
      <w:r>
        <w:t xml:space="preserve"> de capacidades de candidatos, representa a capacidade </w:t>
      </w:r>
      <w:r w:rsidR="00DD70E1">
        <w:t>que</w:t>
      </w:r>
      <w:r>
        <w:t xml:space="preserve"> um candidato tem com uma </w:t>
      </w:r>
      <w:r w:rsidRPr="00353697">
        <w:rPr>
          <w:i/>
        </w:rPr>
        <w:t>framework</w:t>
      </w:r>
      <w:r>
        <w:t>, reconhecida pela aplicação</w:t>
      </w:r>
      <w:r w:rsidR="00263AE5">
        <w:t>,</w:t>
      </w:r>
    </w:p>
    <w:p w:rsidR="00667DE0" w:rsidRDefault="00667DE0" w:rsidP="00667DE0">
      <w:pPr>
        <w:pStyle w:val="PargrafodaLista"/>
        <w:numPr>
          <w:ilvl w:val="0"/>
          <w:numId w:val="9"/>
        </w:numPr>
      </w:pPr>
      <w:r>
        <w:lastRenderedPageBreak/>
        <w:t xml:space="preserve">CandiadteIDE, uma entidade que faz parte do </w:t>
      </w:r>
      <w:r w:rsidR="00D5784C">
        <w:t>dossiê</w:t>
      </w:r>
      <w:r>
        <w:t xml:space="preserve"> de capacidades de candidatos, representa a capacidade </w:t>
      </w:r>
      <w:r w:rsidR="00DD70E1">
        <w:t>que</w:t>
      </w:r>
      <w:r>
        <w:t xml:space="preserve"> um candidato tem com uma IDE, reconhecida pela aplicação</w:t>
      </w:r>
      <w:r w:rsidR="00263AE5">
        <w:t>,</w:t>
      </w:r>
    </w:p>
    <w:p w:rsidR="00F975BD" w:rsidRDefault="00667DE0" w:rsidP="00667DE0">
      <w:pPr>
        <w:pStyle w:val="PargrafodaLista"/>
        <w:numPr>
          <w:ilvl w:val="0"/>
          <w:numId w:val="9"/>
        </w:numPr>
      </w:pPr>
      <w:r>
        <w:t xml:space="preserve">CandiadteFormation, uma entidade que faz parte do </w:t>
      </w:r>
      <w:r w:rsidR="00D5784C">
        <w:t>dossiê</w:t>
      </w:r>
      <w:r>
        <w:t xml:space="preserve">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r w:rsidR="00263AE5">
        <w:t>,</w:t>
      </w:r>
    </w:p>
    <w:p w:rsidR="00667DE0" w:rsidRDefault="00F975BD" w:rsidP="00667DE0">
      <w:pPr>
        <w:pStyle w:val="PargrafodaLista"/>
        <w:numPr>
          <w:ilvl w:val="0"/>
          <w:numId w:val="9"/>
        </w:numPr>
      </w:pPr>
      <w:r>
        <w:t xml:space="preserve">CandidateLanguage, uma entidade que faz parte do </w:t>
      </w:r>
      <w:r w:rsidR="00D5784C">
        <w:t>dossiê</w:t>
      </w:r>
      <w:r>
        <w:t xml:space="preserve"> de capacidades de candidatos, </w:t>
      </w:r>
      <w:r w:rsidR="00DD70E1">
        <w:t>representa a capacidade que um candidato tem com um</w:t>
      </w:r>
      <w:r w:rsidR="00385D16">
        <w:t>a</w:t>
      </w:r>
      <w:r w:rsidR="00DD70E1">
        <w:t xml:space="preserve"> linguagem, reconhecida pela aplicação</w:t>
      </w:r>
      <w:r w:rsidR="00263AE5">
        <w:t>,</w:t>
      </w:r>
    </w:p>
    <w:p w:rsidR="00FC2D42" w:rsidRDefault="006435C1" w:rsidP="00667DE0">
      <w:pPr>
        <w:pStyle w:val="PargrafodaLista"/>
        <w:numPr>
          <w:ilvl w:val="0"/>
          <w:numId w:val="9"/>
        </w:numPr>
      </w:pPr>
      <w:r>
        <w:t>CandidateWorkExperience</w:t>
      </w:r>
      <w:r w:rsidR="00FE5514">
        <w:t>,</w:t>
      </w:r>
      <w:r>
        <w:t xml:space="preserve"> uma entidade que faz parte do </w:t>
      </w:r>
      <w:r w:rsidR="00D5784C">
        <w:t>dossiê</w:t>
      </w:r>
      <w:r>
        <w:t xml:space="preserve"> de capacidades de candidatos, representa experiencia laboral </w:t>
      </w:r>
      <w:r w:rsidR="00FC75C8">
        <w:t>que o candidato considere importante de notar</w:t>
      </w:r>
      <w:r w:rsidR="00263AE5">
        <w:t>,</w:t>
      </w:r>
    </w:p>
    <w:p w:rsidR="00FE5514" w:rsidRDefault="00FE5514" w:rsidP="007709FE">
      <w:pPr>
        <w:pStyle w:val="PargrafodaLista"/>
        <w:numPr>
          <w:ilvl w:val="0"/>
          <w:numId w:val="9"/>
        </w:numPr>
      </w:pPr>
      <w:r>
        <w:t xml:space="preserve">CandidateAcademic, uma entidade que faz parte do </w:t>
      </w:r>
      <w:r w:rsidR="00D5784C">
        <w:t>dossiê</w:t>
      </w:r>
      <w:r>
        <w:t xml:space="preserve"> de capacidades de candidatos, representa curso académicos </w:t>
      </w:r>
      <w:r w:rsidR="001A180C">
        <w:t>que o candidato considere importante de notar</w:t>
      </w:r>
      <w:r w:rsidR="00263AE5">
        <w:t>,</w:t>
      </w:r>
    </w:p>
    <w:p w:rsidR="007709FE" w:rsidRDefault="007E3591" w:rsidP="007709FE">
      <w:pPr>
        <w:pStyle w:val="PargrafodaLista"/>
        <w:numPr>
          <w:ilvl w:val="0"/>
          <w:numId w:val="9"/>
        </w:numPr>
      </w:pPr>
      <w:r>
        <w:t>CandidateAppDevelope</w:t>
      </w:r>
      <w:r w:rsidR="001A180C">
        <w:t xml:space="preserve">d, uma entidade que faz parte do </w:t>
      </w:r>
      <w:r w:rsidR="00D5784C">
        <w:t>dossiê</w:t>
      </w:r>
      <w:r w:rsidR="001A180C">
        <w:t xml:space="preserve"> de capacidades de candidatos, representa aplicações desenvolvidas pelo candidato que o candidato considere importante de notar</w:t>
      </w:r>
      <w:r w:rsidR="00263AE5">
        <w:t>.</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Tal ideia levantou o problema que em certas situações a fotografia de utilizador é utilizada sem saber que tipo de utilizador est</w:t>
      </w:r>
      <w:r w:rsidR="00263AE5">
        <w:t>á</w:t>
      </w:r>
      <w:r>
        <w:t xml:space="preserve"> a utilizar a aplicação. Como por exemplo a fotografia é sempre demonstrada </w:t>
      </w:r>
      <w:r w:rsidR="00BA4541">
        <w:t xml:space="preserve">no </w:t>
      </w:r>
      <w:r w:rsidR="00BA4541" w:rsidRPr="00353697">
        <w:rPr>
          <w:i/>
        </w:rPr>
        <w:t>header</w:t>
      </w:r>
      <w:r w:rsidR="00BA4541">
        <w:t xml:space="preserve"> da </w:t>
      </w:r>
      <w:r w:rsidR="00673FD1">
        <w:t>página</w:t>
      </w:r>
      <w:r w:rsidR="00BA4541">
        <w:t>.</w:t>
      </w:r>
    </w:p>
    <w:p w:rsidR="00B026E0" w:rsidRDefault="00B026E0" w:rsidP="00963667">
      <w:pPr>
        <w:ind w:firstLine="360"/>
      </w:pPr>
      <w:r>
        <w:t xml:space="preserve">Também existe o facto que a fotografia não vai sempre ser necessária, mas devido ao tipo, a mesma pode ocupar um certo espaço, que quando agrupando em grandes números, podem atrasar qualquer </w:t>
      </w:r>
      <w:r w:rsidRPr="00353697">
        <w:rPr>
          <w:i/>
        </w:rPr>
        <w:t>aggregate</w:t>
      </w:r>
      <w:r>
        <w:t xml:space="preserve">. Mas com a fotografia separada, tal tempo não acontece, </w:t>
      </w:r>
      <w:r w:rsidR="004B3FAD">
        <w:t>exceto</w:t>
      </w:r>
      <w:r>
        <w:t xml:space="preserve"> quando realmente necessário.</w:t>
      </w:r>
    </w:p>
    <w:p w:rsidR="00197516" w:rsidRDefault="00853EA8" w:rsidP="00197516">
      <w:pPr>
        <w:ind w:firstLine="360"/>
      </w:pPr>
      <w:r>
        <w:t xml:space="preserve">Este mesmo custo adicional é a razão </w:t>
      </w:r>
      <w:r w:rsidR="004B3FAD">
        <w:t xml:space="preserve">da </w:t>
      </w:r>
      <w:r>
        <w:t>existência da divisão entre SpontaneousCurriculum e SpontaneousCurriculumFile, sendo que o segundo inclu</w:t>
      </w:r>
      <w:r w:rsidR="004B3FAD">
        <w:t>í</w:t>
      </w:r>
      <w:r>
        <w:t xml:space="preserve"> um ficheiro pdf de tamanho variável. </w:t>
      </w:r>
    </w:p>
    <w:p w:rsidR="00197516" w:rsidRDefault="004A7DB2" w:rsidP="00197516">
      <w:pPr>
        <w:ind w:firstLine="360"/>
      </w:pPr>
      <w:r>
        <w:t>A entidade Capacity 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140" w:name="_Ref512098035"/>
      <w:bookmarkStart w:id="141" w:name="_Toc512102637"/>
      <w:r>
        <w:lastRenderedPageBreak/>
        <w:t>Vagas</w:t>
      </w:r>
      <w:bookmarkEnd w:id="140"/>
      <w:bookmarkEnd w:id="141"/>
    </w:p>
    <w:p w:rsidR="005B0964" w:rsidRDefault="009E018D" w:rsidP="001B54D5">
      <w:r>
        <w:t xml:space="preserve">Nesta componente da base de dados </w:t>
      </w:r>
      <w:r w:rsidR="004B3FAD">
        <w:t xml:space="preserve">estão </w:t>
      </w:r>
      <w:r>
        <w:t>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131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734E44" w:rsidRPr="00A34FCC" w:rsidRDefault="00734E44" w:rsidP="00EF1611">
                            <w:pPr>
                              <w:pStyle w:val="Legenda"/>
                              <w:rPr>
                                <w:noProof/>
                              </w:rPr>
                            </w:pPr>
                            <w:bookmarkStart w:id="142" w:name="_Ref511853097"/>
                            <w:bookmarkStart w:id="143" w:name="_Toc512108135"/>
                            <w:r>
                              <w:t xml:space="preserve">Figura </w:t>
                            </w:r>
                            <w:r w:rsidR="00EB4C6B">
                              <w:fldChar w:fldCharType="begin"/>
                            </w:r>
                            <w:r w:rsidR="00EB4C6B">
                              <w:instrText xml:space="preserve"> SEQ Figura \* ARABIC </w:instrText>
                            </w:r>
                            <w:r w:rsidR="00EB4C6B">
                              <w:fldChar w:fldCharType="separate"/>
                            </w:r>
                            <w:r>
                              <w:rPr>
                                <w:noProof/>
                              </w:rPr>
                              <w:t>12</w:t>
                            </w:r>
                            <w:r w:rsidR="00EB4C6B">
                              <w:rPr>
                                <w:noProof/>
                              </w:rPr>
                              <w:fldChar w:fldCharType="end"/>
                            </w:r>
                            <w:bookmarkEnd w:id="142"/>
                            <w:r>
                              <w:t xml:space="preserve"> - Modelo EA, Vagas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734E44" w:rsidRPr="00A34FCC" w:rsidRDefault="00734E44" w:rsidP="00EF1611">
                      <w:pPr>
                        <w:pStyle w:val="Legenda"/>
                        <w:rPr>
                          <w:noProof/>
                        </w:rPr>
                      </w:pPr>
                      <w:bookmarkStart w:id="144" w:name="_Ref511853097"/>
                      <w:bookmarkStart w:id="145" w:name="_Toc512108135"/>
                      <w:r>
                        <w:t xml:space="preserve">Figura </w:t>
                      </w:r>
                      <w:r w:rsidR="00EB4C6B">
                        <w:fldChar w:fldCharType="begin"/>
                      </w:r>
                      <w:r w:rsidR="00EB4C6B">
                        <w:instrText xml:space="preserve"> SEQ Figura \* ARABIC </w:instrText>
                      </w:r>
                      <w:r w:rsidR="00EB4C6B">
                        <w:fldChar w:fldCharType="separate"/>
                      </w:r>
                      <w:r>
                        <w:rPr>
                          <w:noProof/>
                        </w:rPr>
                        <w:t>12</w:t>
                      </w:r>
                      <w:r w:rsidR="00EB4C6B">
                        <w:rPr>
                          <w:noProof/>
                        </w:rPr>
                        <w:fldChar w:fldCharType="end"/>
                      </w:r>
                      <w:bookmarkEnd w:id="144"/>
                      <w:r>
                        <w:t xml:space="preserve"> - Modelo EA, Vagas</w:t>
                      </w:r>
                      <w:bookmarkEnd w:id="145"/>
                    </w:p>
                  </w:txbxContent>
                </v:textbox>
                <w10:wrap type="topAndBottom"/>
              </v:shape>
            </w:pict>
          </mc:Fallback>
        </mc:AlternateContent>
      </w:r>
      <w:r w:rsidR="00716CA8">
        <w:rPr>
          <w:noProof/>
        </w:rPr>
        <w:drawing>
          <wp:anchor distT="0" distB="0" distL="114300" distR="114300" simplePos="0" relativeHeight="251653120"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65317A">
        <w:t xml:space="preserve">Figura </w:t>
      </w:r>
      <w:r w:rsidR="0065317A">
        <w:rPr>
          <w:noProof/>
        </w:rPr>
        <w:t>12</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65317A">
        <w:t xml:space="preserve">Figura </w:t>
      </w:r>
      <w:r w:rsidR="0065317A">
        <w:rPr>
          <w:noProof/>
        </w:rPr>
        <w:t>12</w:t>
      </w:r>
      <w:r w:rsidR="00EF1611">
        <w:fldChar w:fldCharType="end"/>
      </w:r>
      <w:r>
        <w:t xml:space="preserve"> são:</w:t>
      </w:r>
    </w:p>
    <w:p w:rsidR="00626836" w:rsidRDefault="00626836" w:rsidP="00626836">
      <w:pPr>
        <w:pStyle w:val="PargrafodaLista"/>
        <w:numPr>
          <w:ilvl w:val="0"/>
          <w:numId w:val="10"/>
        </w:numPr>
      </w:pPr>
      <w:r>
        <w:t>Client, nesta entidade é possível incluir informações dos clientes da PS Tec, que podem iniciar projetos com a PS Tec</w:t>
      </w:r>
      <w:r w:rsidR="004B3FAD">
        <w:t>,</w:t>
      </w:r>
      <w:r>
        <w:t xml:space="preserve"> </w:t>
      </w:r>
    </w:p>
    <w:p w:rsidR="00626836" w:rsidRDefault="00626836" w:rsidP="00626836">
      <w:pPr>
        <w:pStyle w:val="PargrafodaLista"/>
        <w:numPr>
          <w:ilvl w:val="0"/>
          <w:numId w:val="10"/>
        </w:numPr>
      </w:pPr>
      <w:r>
        <w:t>Project, projetos a serem realizados pela PS Tec, por estes projetos é possível estabelecer vagas para candidatos</w:t>
      </w:r>
      <w:r w:rsidR="004B3FAD">
        <w:t>,</w:t>
      </w:r>
    </w:p>
    <w:p w:rsidR="00626836" w:rsidRDefault="00626836" w:rsidP="00626836">
      <w:pPr>
        <w:pStyle w:val="PargrafodaLista"/>
        <w:numPr>
          <w:ilvl w:val="1"/>
          <w:numId w:val="10"/>
        </w:numPr>
      </w:pPr>
      <w:r>
        <w:t>Nota: um projeto não</w:t>
      </w:r>
      <w:r w:rsidR="003E7AE0">
        <w:t xml:space="preserve"> tem de incluir um cliente, podendo ser completamente interno</w:t>
      </w:r>
      <w:r w:rsidR="004B3FAD">
        <w:t>.</w:t>
      </w:r>
    </w:p>
    <w:p w:rsidR="003E7AE0" w:rsidRDefault="003E7AE0" w:rsidP="003E7AE0">
      <w:pPr>
        <w:pStyle w:val="PargrafodaLista"/>
        <w:numPr>
          <w:ilvl w:val="0"/>
          <w:numId w:val="10"/>
        </w:numPr>
      </w:pPr>
      <w:r>
        <w:t xml:space="preserve">ProjectClient, </w:t>
      </w:r>
      <w:r w:rsidR="00494B24">
        <w:t>com esta entidade é possível associar vários clientes a um projeto, e claro um cliente a vários projetos</w:t>
      </w:r>
      <w:r w:rsidR="004B3FAD">
        <w:t>,</w:t>
      </w:r>
      <w:r w:rsidR="00494B24">
        <w:t xml:space="preserve"> </w:t>
      </w:r>
    </w:p>
    <w:p w:rsidR="00F2364A" w:rsidRDefault="00F2364A" w:rsidP="003E7AE0">
      <w:pPr>
        <w:pStyle w:val="PargrafodaLista"/>
        <w:numPr>
          <w:ilvl w:val="0"/>
          <w:numId w:val="10"/>
        </w:numPr>
      </w:pPr>
      <w:r>
        <w:t>ProjectResponsible, cada cliente a participar no projeto pode incluir um ou mais responsáveis a que informações dos candidatos escolhidos para vagas serão enviados, para que os mesmo</w:t>
      </w:r>
      <w:r w:rsidR="004B3FAD">
        <w:t>s</w:t>
      </w:r>
      <w:r>
        <w:t xml:space="preserve"> possam decidir quem deve continuar </w:t>
      </w:r>
      <w:r>
        <w:lastRenderedPageBreak/>
        <w:t>no processo de entrevista, as instancias desta entidade representam tal responsável e por isso são associados diretamente a ProjectClient</w:t>
      </w:r>
      <w:r w:rsidR="004B3FAD">
        <w:t>,</w:t>
      </w:r>
    </w:p>
    <w:p w:rsidR="001609BF" w:rsidRDefault="001609BF" w:rsidP="003E7AE0">
      <w:pPr>
        <w:pStyle w:val="PargrafodaLista"/>
        <w:numPr>
          <w:ilvl w:val="0"/>
          <w:numId w:val="10"/>
        </w:numPr>
      </w:pPr>
      <w:r>
        <w:t>JobTitle, um cargo geral e regular na área da tecnologia</w:t>
      </w:r>
      <w:r w:rsidR="004B3FAD">
        <w:t>,</w:t>
      </w:r>
    </w:p>
    <w:p w:rsidR="001609BF" w:rsidRDefault="001609BF" w:rsidP="001609BF">
      <w:pPr>
        <w:pStyle w:val="PargrafodaLista"/>
        <w:numPr>
          <w:ilvl w:val="1"/>
          <w:numId w:val="10"/>
        </w:numPr>
      </w:pPr>
      <w:r>
        <w:t xml:space="preserve">Nota: inclui </w:t>
      </w:r>
      <w:r>
        <w:rPr>
          <w:rStyle w:val="shorttext"/>
        </w:rPr>
        <w:t>desenvolvedor, analisador, consultor, designer e manager</w:t>
      </w:r>
      <w:r w:rsidR="004B3FAD">
        <w:rPr>
          <w:rStyle w:val="shorttext"/>
        </w:rPr>
        <w:t>.</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r w:rsidR="004B3FAD">
        <w:t>,</w:t>
      </w:r>
    </w:p>
    <w:p w:rsidR="001609BF" w:rsidRDefault="001609BF" w:rsidP="001609BF">
      <w:pPr>
        <w:pStyle w:val="PargrafodaLista"/>
        <w:numPr>
          <w:ilvl w:val="1"/>
          <w:numId w:val="10"/>
        </w:numPr>
      </w:pPr>
      <w:r>
        <w:t>Nota: cada vaga faz reverencia a uma instancia de JobTitle, para representar o cargo que a vaga procura ocupar</w:t>
      </w:r>
      <w:r w:rsidR="004B3FAD">
        <w:t>.</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r w:rsidR="004B3FAD">
        <w:t>,</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r w:rsidR="004B3FAD">
        <w:t>,</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r w:rsidR="004B3FAD">
        <w:t>,</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r w:rsidR="004B3FAD">
        <w:t>,</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onstra que o candidato esta a ser considerado para o processo</w:t>
      </w:r>
      <w:r w:rsidR="004B3FAD">
        <w:t>,</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r w:rsidR="004B3FAD">
        <w:t>,</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r w:rsidR="004B3FAD">
        <w:t>,</w:t>
      </w:r>
    </w:p>
    <w:p w:rsidR="00E01A44" w:rsidRDefault="00E01A44" w:rsidP="00A41BD7">
      <w:pPr>
        <w:pStyle w:val="PargrafodaLista"/>
        <w:numPr>
          <w:ilvl w:val="2"/>
          <w:numId w:val="10"/>
        </w:numPr>
      </w:pPr>
      <w:r>
        <w:t>Orientation, orientação fornecida para entrevista a acontecer com o cliente</w:t>
      </w:r>
      <w:r w:rsidR="004B3FAD">
        <w:t>,</w:t>
      </w:r>
    </w:p>
    <w:p w:rsidR="00E01A44" w:rsidRDefault="00E01A44" w:rsidP="00A41BD7">
      <w:pPr>
        <w:pStyle w:val="PargrafodaLista"/>
        <w:numPr>
          <w:ilvl w:val="2"/>
          <w:numId w:val="10"/>
        </w:numPr>
      </w:pPr>
      <w:r>
        <w:t>Client Interview, entrevista com o cliente do projeto, a que a vaga esta associada</w:t>
      </w:r>
      <w:r w:rsidR="004B3FAD">
        <w:t>,</w:t>
      </w:r>
    </w:p>
    <w:p w:rsidR="00E01A44" w:rsidRDefault="00E01A44" w:rsidP="00A41BD7">
      <w:pPr>
        <w:pStyle w:val="PargrafodaLista"/>
        <w:numPr>
          <w:ilvl w:val="2"/>
          <w:numId w:val="10"/>
        </w:numPr>
      </w:pPr>
      <w:r>
        <w:lastRenderedPageBreak/>
        <w:t xml:space="preserve">Contract, passo final de qualquer processo (é incluindo por omissão), representa a contratação em si do candidato para </w:t>
      </w:r>
      <w:r w:rsidR="00385F9A">
        <w:t>preencher</w:t>
      </w:r>
      <w:r>
        <w:t xml:space="preserve"> a vaga</w:t>
      </w:r>
      <w:r w:rsidR="004B3FAD">
        <w:t>.</w:t>
      </w:r>
    </w:p>
    <w:p w:rsidR="00FD7E00" w:rsidRDefault="00FD7E00" w:rsidP="00FD7E00">
      <w:pPr>
        <w:pStyle w:val="PargrafodaLista"/>
        <w:numPr>
          <w:ilvl w:val="0"/>
          <w:numId w:val="10"/>
        </w:numPr>
      </w:pPr>
      <w:r>
        <w:t>Form, sendo que um passo no processo de entrevista pode ser uma entrevista em si, o mesmo pode, não obrigatoriamente referir um Form, que em si é um formulário para uma entrevista</w:t>
      </w:r>
      <w:r w:rsidR="004B3FAD">
        <w:t>,</w:t>
      </w:r>
      <w:r>
        <w:t xml:space="preserve">   </w:t>
      </w:r>
    </w:p>
    <w:p w:rsidR="00AC2804" w:rsidRDefault="003E25BD" w:rsidP="00AC2804">
      <w:pPr>
        <w:pStyle w:val="PargrafodaLista"/>
        <w:numPr>
          <w:ilvl w:val="0"/>
          <w:numId w:val="10"/>
        </w:numPr>
      </w:pPr>
      <w:r>
        <w:t xml:space="preserve">Application, quando uma vaga é criada qualquer candidato da aplicação pode-se aplicar </w:t>
      </w:r>
      <w:r w:rsidR="004B3FAD">
        <w:t>à</w:t>
      </w:r>
      <w:r>
        <w:t xml:space="preserve"> mesma, tal aplicação a vaga é representada por uma instancia desta entidade</w:t>
      </w:r>
      <w:r w:rsidR="004B3FAD">
        <w:t>,</w:t>
      </w:r>
    </w:p>
    <w:p w:rsidR="003E25BD" w:rsidRDefault="003E25BD" w:rsidP="00FD7E00">
      <w:pPr>
        <w:pStyle w:val="PargrafodaLista"/>
        <w:numPr>
          <w:ilvl w:val="0"/>
          <w:numId w:val="10"/>
        </w:numPr>
      </w:pPr>
      <w:r>
        <w:t>ApplicationStep, como uma vaga, Vacancy, pode ser composta por vários passos, uma aplicação a uma vaga ocorrer</w:t>
      </w:r>
      <w:r w:rsidR="004B3FAD">
        <w:t>á</w:t>
      </w:r>
      <w:r>
        <w:t xml:space="preserve"> em vários passos, tais passos são representados por esta entidade</w:t>
      </w:r>
      <w:r w:rsidR="004B3FAD">
        <w:t>,</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r w:rsidR="004B3FAD">
        <w:t>,</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w:t>
      </w:r>
      <w:r w:rsidR="004B3FAD">
        <w:t>o</w:t>
      </w:r>
      <w:r>
        <w:t>i marcado</w:t>
      </w:r>
      <w:r w:rsidR="004B3FAD">
        <w:t>,</w:t>
      </w:r>
    </w:p>
    <w:p w:rsidR="00780215" w:rsidRDefault="00780215" w:rsidP="00AC2804">
      <w:pPr>
        <w:pStyle w:val="PargrafodaLista"/>
        <w:numPr>
          <w:ilvl w:val="2"/>
          <w:numId w:val="10"/>
        </w:numPr>
      </w:pPr>
      <w:r>
        <w:t xml:space="preserve">Scheduled, o passo já inclui um evento associado que ainda não </w:t>
      </w:r>
      <w:r w:rsidR="004B3FAD">
        <w:t xml:space="preserve">foi </w:t>
      </w:r>
      <w:r>
        <w:t>realizado</w:t>
      </w:r>
      <w:r w:rsidR="004B3FAD">
        <w:t>,</w:t>
      </w:r>
    </w:p>
    <w:p w:rsidR="00780215" w:rsidRDefault="00780215" w:rsidP="00AC2804">
      <w:pPr>
        <w:pStyle w:val="PargrafodaLista"/>
        <w:numPr>
          <w:ilvl w:val="2"/>
          <w:numId w:val="10"/>
        </w:numPr>
      </w:pPr>
      <w:r>
        <w:t>ToProcess, estado que representa que o passo já terminou e que no momento a situação do candidato esta a ser considerada, a aplicação pode ser terminada ou continuada (para o próximo passo)</w:t>
      </w:r>
      <w:r w:rsidR="004B3FAD">
        <w:t>,</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r w:rsidR="004B3FAD">
        <w:t>.</w:t>
      </w:r>
    </w:p>
    <w:p w:rsidR="005F6980" w:rsidRDefault="005F6980" w:rsidP="005F6980">
      <w:pPr>
        <w:ind w:firstLine="708"/>
      </w:pPr>
      <w:r>
        <w:t>Como f</w:t>
      </w:r>
      <w:r w:rsidR="004B3FAD">
        <w:t>o</w:t>
      </w:r>
      <w:r>
        <w:t>i verificado é associado a Vacancy v</w:t>
      </w:r>
      <w:r w:rsidR="004B3FAD">
        <w:t>á</w:t>
      </w:r>
      <w:r>
        <w:t>rias outras entidades de informação, JobTitle, VacancyTool e VacancyLanguage, estas entidades não só demonstra</w:t>
      </w:r>
      <w:r w:rsidR="004B3FAD">
        <w:t>m</w:t>
      </w:r>
      <w:r>
        <w:t xml:space="preserve"> informações </w:t>
      </w:r>
      <w:r w:rsidR="004B3FAD">
        <w:t>essenciais</w:t>
      </w:r>
      <w:r>
        <w:t xml:space="preserve"> da vaga, capacidades necessárias, como também serve para pesquisas de vagas pelos candidatos.</w:t>
      </w:r>
    </w:p>
    <w:p w:rsidR="005F6980" w:rsidRDefault="005F6980" w:rsidP="005F6980">
      <w:pPr>
        <w:ind w:firstLine="708"/>
      </w:pPr>
      <w:r>
        <w:t>Na pesquisa o cargo de trabalho, JobTitle, é o fator principal de pesquisa, seguido das ferramentas, VacancyTool, e por ultimo linguagens, VacancyLanguage. Por isso vagas são escolhidas em função do cargo, destas só as vagas com, pelo menos</w:t>
      </w:r>
      <w:r w:rsidR="004B3FAD">
        <w:t>,</w:t>
      </w:r>
      <w:r>
        <w:t xml:space="preserve">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lastRenderedPageBreak/>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w:t>
      </w:r>
      <w:r w:rsidR="007C40A0">
        <w:t>r</w:t>
      </w:r>
      <w:r>
        <w:t xml:space="preserve"> ser </w:t>
      </w:r>
      <w:r w:rsidR="007C40A0">
        <w:t>apagada da</w:t>
      </w:r>
      <w:r>
        <w:t xml:space="preserve">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w:t>
      </w:r>
      <w:r w:rsidR="007C40A0">
        <w:t xml:space="preserve">é </w:t>
      </w:r>
      <w:r>
        <w:t>possível obter a VacancyStep e por essa o Form</w:t>
      </w:r>
    </w:p>
    <w:p w:rsidR="00121D66" w:rsidRDefault="00121D66" w:rsidP="003B310E">
      <w:pPr>
        <w:pStyle w:val="Cabealho3"/>
        <w:numPr>
          <w:ilvl w:val="2"/>
          <w:numId w:val="37"/>
        </w:numPr>
      </w:pPr>
      <w:bookmarkStart w:id="146" w:name="_Ref512098073"/>
      <w:bookmarkStart w:id="147" w:name="_Ref512098137"/>
      <w:bookmarkStart w:id="148" w:name="_Toc512102638"/>
      <w:r>
        <w:t>Event</w:t>
      </w:r>
      <w:bookmarkEnd w:id="146"/>
      <w:r w:rsidR="00603EF8">
        <w:t>os</w:t>
      </w:r>
      <w:bookmarkEnd w:id="147"/>
      <w:bookmarkEnd w:id="148"/>
    </w:p>
    <w:p w:rsidR="00121D66" w:rsidRDefault="00716CA8" w:rsidP="005053E8">
      <w:pPr>
        <w:ind w:firstLine="360"/>
      </w:pPr>
      <w:r>
        <w:t xml:space="preserve">Neste componente </w:t>
      </w:r>
      <w:r w:rsidR="005053E8">
        <w:t xml:space="preserve">do modelo EA </w:t>
      </w:r>
      <w:r w:rsidR="007C40A0">
        <w:t xml:space="preserve">são demonstradas </w:t>
      </w:r>
      <w:r w:rsidR="005053E8">
        <w:t>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233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734E44" w:rsidRPr="00F44B22" w:rsidRDefault="00734E44" w:rsidP="00EF1611">
                            <w:pPr>
                              <w:pStyle w:val="Legenda"/>
                              <w:rPr>
                                <w:noProof/>
                              </w:rPr>
                            </w:pPr>
                            <w:bookmarkStart w:id="149" w:name="_Ref511853179"/>
                            <w:bookmarkStart w:id="150" w:name="_Toc512108136"/>
                            <w:r>
                              <w:t xml:space="preserve">Figura </w:t>
                            </w:r>
                            <w:r w:rsidR="00EB4C6B">
                              <w:fldChar w:fldCharType="begin"/>
                            </w:r>
                            <w:r w:rsidR="00EB4C6B">
                              <w:instrText xml:space="preserve"> SEQ Figura \* ARABIC </w:instrText>
                            </w:r>
                            <w:r w:rsidR="00EB4C6B">
                              <w:fldChar w:fldCharType="separate"/>
                            </w:r>
                            <w:r>
                              <w:rPr>
                                <w:noProof/>
                              </w:rPr>
                              <w:t>13</w:t>
                            </w:r>
                            <w:r w:rsidR="00EB4C6B">
                              <w:rPr>
                                <w:noProof/>
                              </w:rPr>
                              <w:fldChar w:fldCharType="end"/>
                            </w:r>
                            <w:bookmarkEnd w:id="149"/>
                            <w:r>
                              <w:t xml:space="preserve"> - Modelo EA, Eventos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734E44" w:rsidRPr="00F44B22" w:rsidRDefault="00734E44" w:rsidP="00EF1611">
                      <w:pPr>
                        <w:pStyle w:val="Legenda"/>
                        <w:rPr>
                          <w:noProof/>
                        </w:rPr>
                      </w:pPr>
                      <w:bookmarkStart w:id="151" w:name="_Ref511853179"/>
                      <w:bookmarkStart w:id="152" w:name="_Toc512108136"/>
                      <w:r>
                        <w:t xml:space="preserve">Figura </w:t>
                      </w:r>
                      <w:r w:rsidR="00EB4C6B">
                        <w:fldChar w:fldCharType="begin"/>
                      </w:r>
                      <w:r w:rsidR="00EB4C6B">
                        <w:instrText xml:space="preserve"> SEQ Figura \* ARABIC </w:instrText>
                      </w:r>
                      <w:r w:rsidR="00EB4C6B">
                        <w:fldChar w:fldCharType="separate"/>
                      </w:r>
                      <w:r>
                        <w:rPr>
                          <w:noProof/>
                        </w:rPr>
                        <w:t>13</w:t>
                      </w:r>
                      <w:r w:rsidR="00EB4C6B">
                        <w:rPr>
                          <w:noProof/>
                        </w:rPr>
                        <w:fldChar w:fldCharType="end"/>
                      </w:r>
                      <w:bookmarkEnd w:id="151"/>
                      <w:r>
                        <w:t xml:space="preserve"> - Modelo EA, Eventos</w:t>
                      </w:r>
                      <w:bookmarkEnd w:id="152"/>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65317A">
        <w:t xml:space="preserve">Figura </w:t>
      </w:r>
      <w:r w:rsidR="0065317A">
        <w:rPr>
          <w:noProof/>
        </w:rPr>
        <w:t>13</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65317A">
        <w:t xml:space="preserve">Figura </w:t>
      </w:r>
      <w:r w:rsidR="0065317A">
        <w:rPr>
          <w:noProof/>
        </w:rPr>
        <w:t>13</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que refere</w:t>
      </w:r>
      <w:r w:rsidR="007C40A0">
        <w:t>,</w:t>
      </w:r>
      <w:r w:rsidR="008F3C35">
        <w:t xml:space="preserve"> </w:t>
      </w:r>
    </w:p>
    <w:p w:rsidR="00517E3F" w:rsidRDefault="00517E3F" w:rsidP="003A784A">
      <w:pPr>
        <w:pStyle w:val="PargrafodaLista"/>
        <w:numPr>
          <w:ilvl w:val="0"/>
          <w:numId w:val="11"/>
        </w:numPr>
      </w:pPr>
      <w:r>
        <w:t>EventType, por esta entidade, que é referida por Event, é possível estabelecer que tipo de evento</w:t>
      </w:r>
      <w:r w:rsidR="007C40A0">
        <w:t>,</w:t>
      </w:r>
      <w:r>
        <w:t xml:space="preserve">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r w:rsidR="007C40A0">
        <w:t>,</w:t>
      </w:r>
    </w:p>
    <w:p w:rsidR="00517E3F" w:rsidRDefault="00517E3F" w:rsidP="00517E3F">
      <w:pPr>
        <w:pStyle w:val="PargrafodaLista"/>
        <w:numPr>
          <w:ilvl w:val="2"/>
          <w:numId w:val="11"/>
        </w:numPr>
      </w:pPr>
      <w:r>
        <w:t>Group, evento de grupo que envolve mais que um colaborador</w:t>
      </w:r>
      <w:r w:rsidR="007C40A0">
        <w:t>,</w:t>
      </w:r>
    </w:p>
    <w:p w:rsidR="00517E3F" w:rsidRDefault="00517E3F" w:rsidP="00517E3F">
      <w:pPr>
        <w:pStyle w:val="PargrafodaLista"/>
        <w:numPr>
          <w:ilvl w:val="2"/>
          <w:numId w:val="11"/>
        </w:numPr>
      </w:pPr>
      <w:r>
        <w:lastRenderedPageBreak/>
        <w:t>Interview, entrevista em si entre colaborar e candidato</w:t>
      </w:r>
      <w:r w:rsidR="007C40A0">
        <w:t>.</w:t>
      </w:r>
    </w:p>
    <w:p w:rsidR="008F3C35" w:rsidRDefault="008F3C35" w:rsidP="005053E8">
      <w:pPr>
        <w:pStyle w:val="PargrafodaLista"/>
        <w:numPr>
          <w:ilvl w:val="0"/>
          <w:numId w:val="10"/>
        </w:numPr>
      </w:pPr>
      <w:r>
        <w:t xml:space="preserve">EventGroup, </w:t>
      </w:r>
      <w:r w:rsidR="00B20380">
        <w:t>grupo de colaboradores para um evento em grupo</w:t>
      </w:r>
      <w:r w:rsidR="007C40A0">
        <w:t>,</w:t>
      </w:r>
    </w:p>
    <w:p w:rsidR="00B20380" w:rsidRDefault="00B20380" w:rsidP="005053E8">
      <w:pPr>
        <w:pStyle w:val="PargrafodaLista"/>
        <w:numPr>
          <w:ilvl w:val="0"/>
          <w:numId w:val="10"/>
        </w:numPr>
      </w:pPr>
      <w:r>
        <w:t>EventGroupMember, membro individual de um grupo, para um evento</w:t>
      </w:r>
      <w:r w:rsidR="007C40A0">
        <w:t>,</w:t>
      </w:r>
    </w:p>
    <w:p w:rsidR="00A308A6" w:rsidRDefault="00A308A6" w:rsidP="00A308A6">
      <w:pPr>
        <w:pStyle w:val="PargrafodaLista"/>
        <w:numPr>
          <w:ilvl w:val="0"/>
          <w:numId w:val="10"/>
        </w:numPr>
      </w:pPr>
      <w:r>
        <w:t>Form, formulário para uma entrevista</w:t>
      </w:r>
      <w:r w:rsidR="007C40A0">
        <w:t>,</w:t>
      </w:r>
      <w:r>
        <w:t xml:space="preserve">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r w:rsidR="007C40A0">
        <w:t>,</w:t>
      </w:r>
    </w:p>
    <w:p w:rsidR="00A308A6" w:rsidRDefault="00A308A6" w:rsidP="00A308A6">
      <w:pPr>
        <w:pStyle w:val="PargrafodaLista"/>
        <w:numPr>
          <w:ilvl w:val="1"/>
          <w:numId w:val="10"/>
        </w:numPr>
      </w:pPr>
      <w:r>
        <w:t>Nota: uma entrevista pode ser estabelecida sem um formulário, nesse caso a entrevista é informal</w:t>
      </w:r>
      <w:r w:rsidR="007C40A0">
        <w:t>.</w:t>
      </w:r>
    </w:p>
    <w:p w:rsidR="005053E8" w:rsidRPr="00121D66" w:rsidRDefault="005053E8" w:rsidP="005053E8">
      <w:pPr>
        <w:pStyle w:val="PargrafodaLista"/>
        <w:numPr>
          <w:ilvl w:val="0"/>
          <w:numId w:val="10"/>
        </w:numPr>
      </w:pPr>
      <w:r>
        <w:t>FormQuestion, cada instancia desta entidade corresponde a uma questão de um formulário da Form</w:t>
      </w:r>
      <w:r w:rsidR="007C40A0">
        <w:t>,</w:t>
      </w:r>
    </w:p>
    <w:p w:rsidR="005053E8" w:rsidRDefault="005053E8" w:rsidP="005053E8">
      <w:pPr>
        <w:pStyle w:val="PargrafodaLista"/>
        <w:numPr>
          <w:ilvl w:val="0"/>
          <w:numId w:val="10"/>
        </w:numPr>
      </w:pPr>
      <w:r>
        <w:t xml:space="preserve">InterviewAnswer, na mesma forma que um formulário (Form) é composto por </w:t>
      </w:r>
      <w:r w:rsidR="007C40A0">
        <w:t xml:space="preserve">várias </w:t>
      </w:r>
      <w:r>
        <w:t xml:space="preserve">questões (FormQuestions), uma entrevista (Interview) é  composta </w:t>
      </w:r>
      <w:r w:rsidR="007C40A0">
        <w:t xml:space="preserve">pelas várias </w:t>
      </w:r>
      <w:r>
        <w:t xml:space="preserve">respostas </w:t>
      </w:r>
      <w:r w:rsidR="007C40A0">
        <w:t xml:space="preserve">às </w:t>
      </w:r>
      <w:r>
        <w:t>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Mas as duas refe</w:t>
      </w:r>
      <w:r w:rsidR="007C40A0">
        <w:t>ren</w:t>
      </w:r>
      <w:r>
        <w:t>cias são necessárias para</w:t>
      </w:r>
      <w:r w:rsidR="007C40A0">
        <w:t>,</w:t>
      </w:r>
      <w:r>
        <w:t xml:space="preserve"> </w:t>
      </w:r>
      <w:r w:rsidR="007C40A0">
        <w:t xml:space="preserve">por um </w:t>
      </w:r>
      <w:r>
        <w:t>lado</w:t>
      </w:r>
      <w:r w:rsidR="007C40A0">
        <w:t>,</w:t>
      </w:r>
      <w:r>
        <w:t xml:space="preserve"> facilitar o </w:t>
      </w:r>
      <w:r w:rsidR="00F40589" w:rsidRPr="00F40589">
        <w:rPr>
          <w:iCs/>
        </w:rPr>
        <w:t>agregamento</w:t>
      </w:r>
      <w:r w:rsidR="00F40589">
        <w:t xml:space="preserve"> </w:t>
      </w:r>
      <w:r>
        <w:t>da questão com a resposta (a re</w:t>
      </w:r>
      <w:r w:rsidR="007C40A0">
        <w:t>f</w:t>
      </w:r>
      <w:r>
        <w:t>erencia que InterviewAnwser tem com FormQuestion)</w:t>
      </w:r>
      <w:r w:rsidR="007C40A0">
        <w:t>,</w:t>
      </w:r>
      <w:r>
        <w:t xml:space="preserve"> e </w:t>
      </w:r>
      <w:r w:rsidR="007C40A0">
        <w:t xml:space="preserve">por outro </w:t>
      </w:r>
      <w:r>
        <w:t>lado</w:t>
      </w:r>
      <w:r w:rsidR="007C40A0">
        <w:t>,</w:t>
      </w:r>
      <w:r>
        <w:t xml:space="preserve"> garantir que entrevistas não iniciadas (e por isso sem nehuma InterviewAnwser associada) possa</w:t>
      </w:r>
      <w:r w:rsidR="007C40A0">
        <w:t>m</w:t>
      </w:r>
      <w:r>
        <w:t xml:space="preserve"> obter o </w:t>
      </w:r>
      <w:r w:rsidR="00A308A6">
        <w:t>seu formulário mais facilmente.</w:t>
      </w:r>
    </w:p>
    <w:p w:rsidR="005B0964" w:rsidRDefault="00A308A6" w:rsidP="003B310E">
      <w:pPr>
        <w:pStyle w:val="Cabealho2"/>
        <w:numPr>
          <w:ilvl w:val="1"/>
          <w:numId w:val="37"/>
        </w:numPr>
      </w:pPr>
      <w:bookmarkStart w:id="153" w:name="_Ref512098183"/>
      <w:bookmarkStart w:id="154" w:name="_Toc512102639"/>
      <w:r>
        <w:t>Wireframes</w:t>
      </w:r>
      <w:bookmarkEnd w:id="153"/>
      <w:bookmarkEnd w:id="154"/>
    </w:p>
    <w:p w:rsidR="005B0964" w:rsidRDefault="00A308A6" w:rsidP="001B54D5">
      <w:r>
        <w:t xml:space="preserve">Para esta secção será verificado algumas </w:t>
      </w:r>
      <w:r w:rsidRPr="00F40589">
        <w:rPr>
          <w:i/>
        </w:rPr>
        <w:t>frames</w:t>
      </w:r>
      <w:r>
        <w:t xml:space="preserve"> para </w:t>
      </w:r>
      <w:r w:rsidR="00673FD1">
        <w:t>página</w:t>
      </w:r>
      <w:r>
        <w:t>s importantes, com algumas sendo únicas na aplicação e outr</w:t>
      </w:r>
      <w:r w:rsidR="00BF033A">
        <w:t>o</w:t>
      </w:r>
      <w:r>
        <w:t xml:space="preserve">s exemplos </w:t>
      </w:r>
      <w:r w:rsidR="00BF033A">
        <w:t>que demonstram o formato habitual de v</w:t>
      </w:r>
      <w:r w:rsidR="007C40A0">
        <w:t>á</w:t>
      </w:r>
      <w:r w:rsidR="00BF033A">
        <w:t xml:space="preserve">rias </w:t>
      </w:r>
      <w:r w:rsidR="00673FD1">
        <w:t>página</w:t>
      </w:r>
      <w:r w:rsidR="00BF033A">
        <w:t>s.</w:t>
      </w:r>
    </w:p>
    <w:p w:rsidR="00BF033A" w:rsidRDefault="00BF033A" w:rsidP="001B54D5">
      <w:r>
        <w:tab/>
        <w:t xml:space="preserve">Também serão utilizados estes exemplos para demonstrar alguns dos elementos mais comuns da aplicação, tanto </w:t>
      </w:r>
      <w:r w:rsidRPr="00B67A2F">
        <w:rPr>
          <w:i/>
          <w:rPrChange w:id="155" w:author="Diogo Aires" w:date="2018-04-22T23:12:00Z">
            <w:rPr>
              <w:i/>
              <w:lang w:val="en-US"/>
            </w:rPr>
          </w:rPrChange>
        </w:rPr>
        <w:t>widge</w:t>
      </w:r>
      <w:r w:rsidR="007C40A0" w:rsidRPr="00B67A2F">
        <w:rPr>
          <w:i/>
          <w:rPrChange w:id="156" w:author="Diogo Aires" w:date="2018-04-22T23:12:00Z">
            <w:rPr>
              <w:i/>
              <w:lang w:val="en-US"/>
            </w:rPr>
          </w:rPrChange>
        </w:rPr>
        <w:t>t</w:t>
      </w:r>
      <w:r w:rsidRPr="00B67A2F">
        <w:rPr>
          <w:i/>
          <w:rPrChange w:id="157" w:author="Diogo Aires" w:date="2018-04-22T23:12:00Z">
            <w:rPr>
              <w:i/>
              <w:lang w:val="en-US"/>
            </w:rPr>
          </w:rPrChange>
        </w:rPr>
        <w:t>s</w:t>
      </w:r>
      <w:r>
        <w:t xml:space="preserve"> (</w:t>
      </w:r>
      <w:r w:rsidRPr="00F40589">
        <w:rPr>
          <w:i/>
        </w:rPr>
        <w:t>rich</w:t>
      </w:r>
      <w:r>
        <w:t xml:space="preserve"> e normais) estabelecidos pela Outsystems como também elementos mais estruturados especificamente para a aplicação.</w:t>
      </w:r>
    </w:p>
    <w:p w:rsidR="00730AFE" w:rsidRDefault="006645D7" w:rsidP="001B54D5">
      <w:r>
        <w:tab/>
        <w:t xml:space="preserve">Os elementos mais comuns da aplicação são o </w:t>
      </w:r>
      <w:r w:rsidRPr="00F40589">
        <w:rPr>
          <w:i/>
        </w:rPr>
        <w:t>header</w:t>
      </w:r>
      <w:r>
        <w:t xml:space="preserve"> e o menu de utilizador, que aparecem sempre no topo da </w:t>
      </w:r>
      <w:r w:rsidR="00673FD1">
        <w:t>página</w:t>
      </w:r>
      <w:r>
        <w:t xml:space="preserve">s, como se pode ver na </w:t>
      </w:r>
      <w:r w:rsidR="003911DB">
        <w:fldChar w:fldCharType="begin"/>
      </w:r>
      <w:r w:rsidR="003911DB">
        <w:instrText xml:space="preserve"> REF _Ref511853469 \h </w:instrText>
      </w:r>
      <w:r w:rsidR="003911DB">
        <w:fldChar w:fldCharType="separate"/>
      </w:r>
      <w:r w:rsidR="0065317A">
        <w:t xml:space="preserve">Figura </w:t>
      </w:r>
      <w:r w:rsidR="0065317A">
        <w:rPr>
          <w:noProof/>
        </w:rPr>
        <w:t>14</w:t>
      </w:r>
      <w:r w:rsidR="003911DB">
        <w:fldChar w:fldCharType="end"/>
      </w:r>
      <w:r>
        <w:t xml:space="preserve">, onde é verificada a </w:t>
      </w:r>
      <w:r w:rsidR="00673FD1">
        <w:t>página</w:t>
      </w:r>
      <w:r>
        <w:t xml:space="preserve">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65317A">
        <w:t xml:space="preserve">Figura </w:t>
      </w:r>
      <w:r w:rsidR="0065317A">
        <w:rPr>
          <w:noProof/>
        </w:rPr>
        <w:t>15</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158" w:name="_Ref511853469"/>
      <w:bookmarkStart w:id="159" w:name="_Toc512108137"/>
      <w:r>
        <w:t xml:space="preserve">Figura </w:t>
      </w:r>
      <w:r w:rsidR="00EB4C6B">
        <w:fldChar w:fldCharType="begin"/>
      </w:r>
      <w:r w:rsidR="00EB4C6B">
        <w:instrText xml:space="preserve"> SEQ Figura \* ARABIC </w:instrText>
      </w:r>
      <w:r w:rsidR="00EB4C6B">
        <w:fldChar w:fldCharType="separate"/>
      </w:r>
      <w:r w:rsidR="0065317A">
        <w:rPr>
          <w:noProof/>
        </w:rPr>
        <w:t>14</w:t>
      </w:r>
      <w:r w:rsidR="00EB4C6B">
        <w:rPr>
          <w:noProof/>
        </w:rPr>
        <w:fldChar w:fldCharType="end"/>
      </w:r>
      <w:bookmarkEnd w:id="158"/>
      <w:r>
        <w:t xml:space="preserve"> – Frames, Home Page</w:t>
      </w:r>
      <w:bookmarkEnd w:id="159"/>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160" w:name="_Ref511853515"/>
      <w:bookmarkStart w:id="161" w:name="_Toc512108138"/>
      <w:r>
        <w:t xml:space="preserve">Figura </w:t>
      </w:r>
      <w:r w:rsidR="00EB4C6B">
        <w:fldChar w:fldCharType="begin"/>
      </w:r>
      <w:r w:rsidR="00EB4C6B">
        <w:instrText xml:space="preserve"> SEQ Figura \* ARABIC </w:instrText>
      </w:r>
      <w:r w:rsidR="00EB4C6B">
        <w:fldChar w:fldCharType="separate"/>
      </w:r>
      <w:r w:rsidR="0065317A">
        <w:rPr>
          <w:noProof/>
        </w:rPr>
        <w:t>15</w:t>
      </w:r>
      <w:r w:rsidR="00EB4C6B">
        <w:rPr>
          <w:noProof/>
        </w:rPr>
        <w:fldChar w:fldCharType="end"/>
      </w:r>
      <w:bookmarkEnd w:id="160"/>
      <w:r>
        <w:t xml:space="preserve"> - Frames, Header</w:t>
      </w:r>
      <w:bookmarkEnd w:id="161"/>
    </w:p>
    <w:p w:rsidR="00F66BC3" w:rsidRDefault="00A951A5" w:rsidP="001B54D5">
      <w:r>
        <w:tab/>
        <w:t xml:space="preserve">Começando com o </w:t>
      </w:r>
      <w:r w:rsidRPr="00F40589">
        <w:rPr>
          <w:i/>
        </w:rPr>
        <w:t>header</w:t>
      </w:r>
      <w:r>
        <w:t xml:space="preserve"> o mesmo inclui sempre um </w:t>
      </w:r>
      <w:r w:rsidRPr="00F40589">
        <w:rPr>
          <w:i/>
        </w:rPr>
        <w:t>link</w:t>
      </w:r>
      <w:r>
        <w:t xml:space="preserve"> para a Home Page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t xml:space="preserve">) a esquerda, mais a direita aparece ou um </w:t>
      </w:r>
      <w:r w:rsidRPr="00F40589">
        <w:rPr>
          <w:i/>
        </w:rPr>
        <w:t>link</w:t>
      </w:r>
      <w:r>
        <w:t xml:space="preserve"> para a </w:t>
      </w:r>
      <w:r w:rsidR="00673FD1">
        <w:t>página</w:t>
      </w:r>
      <w:r>
        <w:t xml:space="preserve"> de </w:t>
      </w:r>
      <w:r w:rsidRPr="00F40589">
        <w:rPr>
          <w:i/>
        </w:rPr>
        <w:t>login</w:t>
      </w:r>
      <w:r>
        <w:t xml:space="preserve"> ou a possibilidade de abrir um menu onde é possível aceder a </w:t>
      </w:r>
      <w:r w:rsidR="00673FD1">
        <w:t>página</w:t>
      </w:r>
      <w:r>
        <w:t xml:space="preserve"> de informação geral do utilizador, ou a </w:t>
      </w:r>
      <w:r w:rsidR="00673FD1">
        <w:t>página</w:t>
      </w:r>
      <w:r>
        <w:t xml:space="preserve"> de </w:t>
      </w:r>
      <w:r w:rsidRPr="00F40589">
        <w:rPr>
          <w:i/>
        </w:rPr>
        <w:t>logout</w:t>
      </w:r>
      <w:r>
        <w:t xml:space="preserve">. A escolha </w:t>
      </w:r>
      <w:r w:rsidR="007C40A0">
        <w:t>d</w:t>
      </w:r>
      <w:r>
        <w:t>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65317A">
        <w:t xml:space="preserve">Figura </w:t>
      </w:r>
      <w:r w:rsidR="0065317A">
        <w:rPr>
          <w:noProof/>
        </w:rPr>
        <w:t>15</w:t>
      </w:r>
      <w:r>
        <w:fldChar w:fldCharType="end"/>
      </w:r>
      <w:r w:rsidR="00834E3F">
        <w:t>, existe</w:t>
      </w:r>
      <w:r w:rsidR="007C40A0">
        <w:t>m</w:t>
      </w:r>
      <w:r w:rsidR="00834E3F">
        <w:t xml:space="preserve"> dois menus diferentes, o primeiro demonstrado </w:t>
      </w:r>
      <w:r w:rsidR="007C40A0">
        <w:t xml:space="preserve">é </w:t>
      </w:r>
      <w:r w:rsidR="00834E3F">
        <w:t xml:space="preserve">o menu de colaboradores e o segundo </w:t>
      </w:r>
      <w:r w:rsidR="007C40A0">
        <w:t xml:space="preserve">o </w:t>
      </w:r>
      <w:r w:rsidR="00834E3F">
        <w:t xml:space="preserve">de candidatos. Deve ser notado que os menus só aparecem para utilizadores já </w:t>
      </w:r>
      <w:r w:rsidR="00C135B9">
        <w:t>registrados</w:t>
      </w:r>
      <w:r w:rsidR="00834E3F">
        <w:t>.</w:t>
      </w:r>
    </w:p>
    <w:p w:rsidR="00C135B9" w:rsidRDefault="00C135B9" w:rsidP="00834E3F">
      <w:r>
        <w:tab/>
        <w:t>Originalmente os menus era</w:t>
      </w:r>
      <w:r w:rsidR="00673FD1">
        <w:t>m</w:t>
      </w:r>
      <w:r>
        <w:t xml:space="preserve"> mais simples</w:t>
      </w:r>
      <w:r w:rsidR="00673FD1">
        <w:t>,</w:t>
      </w:r>
      <w:r>
        <w:t xml:space="preserve"> mas também menus eficazes, sendo que nas primeiras versões eram compostos unicamente por botões que serviam de </w:t>
      </w:r>
      <w:r w:rsidRPr="00F40589">
        <w:rPr>
          <w:i/>
        </w:rPr>
        <w:t>links</w:t>
      </w:r>
      <w:r>
        <w:t xml:space="preserve">. </w:t>
      </w:r>
    </w:p>
    <w:p w:rsidR="00C135B9" w:rsidRDefault="00C135B9" w:rsidP="00834E3F">
      <w:r>
        <w:tab/>
        <w:t xml:space="preserve">Tal estrutura levantou um problema muito cedo e notável, o espaço ocupado por tantos botões. Usando os botões só para incluir os </w:t>
      </w:r>
      <w:r w:rsidRPr="00F40589">
        <w:rPr>
          <w:i/>
        </w:rPr>
        <w:t>links</w:t>
      </w:r>
      <w:r>
        <w:t xml:space="preserve"> já estabelecidos, cada menu ocuparia três vezes o espaço vertical atualmente ocupado pelo menu.</w:t>
      </w:r>
    </w:p>
    <w:p w:rsidR="009909BD" w:rsidRDefault="00C135B9" w:rsidP="00834E3F">
      <w:r>
        <w:tab/>
        <w:t xml:space="preserve">Em vez disso os menus, incluindo o menu do </w:t>
      </w:r>
      <w:r w:rsidRPr="00F40589">
        <w:rPr>
          <w:i/>
        </w:rPr>
        <w:t>header</w:t>
      </w:r>
      <w:r>
        <w:t>, são incluídos</w:t>
      </w:r>
      <w:r w:rsidR="009909BD">
        <w:t xml:space="preserve"> num </w:t>
      </w:r>
      <w:r w:rsidR="009909BD" w:rsidRPr="00F40589">
        <w:rPr>
          <w:i/>
        </w:rPr>
        <w:t>rich</w:t>
      </w:r>
      <w:r w:rsidR="00DC5D12" w:rsidRPr="00F40589">
        <w:rPr>
          <w:i/>
        </w:rPr>
        <w:t xml:space="preserve"> </w:t>
      </w:r>
      <w:r w:rsidR="009909BD" w:rsidRPr="00F40589">
        <w:rPr>
          <w:i/>
        </w:rPr>
        <w:t>widget</w:t>
      </w:r>
      <w:r w:rsidR="009909BD">
        <w:t xml:space="preserve"> da OutSytems chamado Ballon.</w:t>
      </w:r>
    </w:p>
    <w:p w:rsidR="009909BD" w:rsidRDefault="009909BD" w:rsidP="00834E3F">
      <w:r>
        <w:tab/>
        <w:t xml:space="preserve">Este </w:t>
      </w:r>
      <w:r w:rsidRPr="00F40589">
        <w:rPr>
          <w:i/>
        </w:rPr>
        <w:t>widget</w:t>
      </w:r>
      <w:r>
        <w:t xml:space="preserve"> </w:t>
      </w:r>
      <w:r w:rsidR="00DC5D12">
        <w:t xml:space="preserve">permite esconder os </w:t>
      </w:r>
      <w:r w:rsidR="00DC5D12" w:rsidRPr="00F40589">
        <w:rPr>
          <w:i/>
        </w:rPr>
        <w:t>links</w:t>
      </w:r>
      <w:r w:rsidR="00DC5D12">
        <w:t xml:space="preserve">, até um elemento da </w:t>
      </w:r>
      <w:r w:rsidR="00673FD1">
        <w:t>página</w:t>
      </w:r>
      <w:r w:rsidR="00DC5D12">
        <w:t xml:space="preserve"> ser pressionado, sendo tal elemento o texto ou </w:t>
      </w:r>
      <w:r w:rsidR="00DC5D12" w:rsidRPr="00F40589">
        <w:rPr>
          <w:i/>
        </w:rPr>
        <w:t>container</w:t>
      </w:r>
      <w:r w:rsidR="00DC5D12">
        <w:t xml:space="preserve"> onde o texto </w:t>
      </w:r>
      <w:r w:rsidR="00673FD1">
        <w:t xml:space="preserve">se </w:t>
      </w:r>
      <w:r w:rsidR="00DC5D12">
        <w:t>encontra. Assim o menu existe, mas só aparece quando necessário.</w:t>
      </w:r>
    </w:p>
    <w:p w:rsidR="00DC5D12" w:rsidRDefault="00DC5D12" w:rsidP="00834E3F">
      <w:r>
        <w:tab/>
        <w:t xml:space="preserve">Uma possibilidade considerada para estes menus </w:t>
      </w:r>
      <w:r w:rsidR="004B3FAD">
        <w:t xml:space="preserve">foi </w:t>
      </w:r>
      <w:r>
        <w:t xml:space="preserve">a utilização do </w:t>
      </w:r>
      <w:r w:rsidRPr="00F40589">
        <w:rPr>
          <w:i/>
        </w:rPr>
        <w:t>rich widget</w:t>
      </w:r>
      <w:r>
        <w:t xml:space="preserve"> Accordion, que também permite fazer algo semelhante. Mas devido algumas limitações visuais, o Ballon </w:t>
      </w:r>
      <w:r w:rsidR="004B3FAD">
        <w:t xml:space="preserve">foi </w:t>
      </w:r>
      <w:r>
        <w:t>escolhido sobre o Accordion</w:t>
      </w:r>
      <w:r w:rsidR="009C5665">
        <w:t>.</w:t>
      </w:r>
    </w:p>
    <w:p w:rsidR="00834E3F" w:rsidRDefault="00834E3F" w:rsidP="00834E3F">
      <w:r>
        <w:tab/>
      </w:r>
      <w:r w:rsidR="00C135B9">
        <w:t xml:space="preserve">O menu de colaboradores tem </w:t>
      </w:r>
      <w:r w:rsidR="00C135B9" w:rsidRPr="00F40589">
        <w:rPr>
          <w:i/>
        </w:rPr>
        <w:t>links</w:t>
      </w:r>
      <w:r w:rsidR="00C135B9">
        <w:t xml:space="preserve"> para as seguintes p</w:t>
      </w:r>
      <w:r w:rsidR="00673FD1">
        <w:t>á</w:t>
      </w:r>
      <w:r w:rsidR="00C135B9">
        <w:t>ginas:</w:t>
      </w:r>
    </w:p>
    <w:p w:rsidR="00C135B9" w:rsidRDefault="00C135B9" w:rsidP="00C135B9">
      <w:pPr>
        <w:pStyle w:val="PargrafodaLista"/>
        <w:numPr>
          <w:ilvl w:val="0"/>
          <w:numId w:val="12"/>
        </w:numPr>
      </w:pPr>
      <w:r>
        <w:t>Vacancies, vagas já estabelecidas, permite introduzir uma nova vaga</w:t>
      </w:r>
      <w:r w:rsidR="00673FD1">
        <w:t>,</w:t>
      </w:r>
    </w:p>
    <w:p w:rsidR="00C135B9" w:rsidRDefault="009C5665" w:rsidP="00C135B9">
      <w:pPr>
        <w:pStyle w:val="PargrafodaLista"/>
        <w:numPr>
          <w:ilvl w:val="0"/>
          <w:numId w:val="12"/>
        </w:numPr>
      </w:pPr>
      <w:r>
        <w:t>Applications, lista de aplicações de candidatos a vagas já estabelecidas</w:t>
      </w:r>
      <w:r w:rsidR="00673FD1">
        <w:t>,</w:t>
      </w:r>
    </w:p>
    <w:p w:rsidR="009C5665" w:rsidRDefault="009C5665" w:rsidP="00C135B9">
      <w:pPr>
        <w:pStyle w:val="PargrafodaLista"/>
        <w:numPr>
          <w:ilvl w:val="0"/>
          <w:numId w:val="12"/>
        </w:numPr>
      </w:pPr>
      <w:r>
        <w:t>Projects, projetos iniciados, permite iniciar um novo projeto</w:t>
      </w:r>
      <w:r w:rsidR="00673FD1">
        <w:t>,</w:t>
      </w:r>
    </w:p>
    <w:p w:rsidR="009C5665" w:rsidRDefault="009C5665" w:rsidP="009C5665">
      <w:pPr>
        <w:pStyle w:val="PargrafodaLista"/>
        <w:numPr>
          <w:ilvl w:val="1"/>
          <w:numId w:val="12"/>
        </w:numPr>
      </w:pPr>
      <w:r>
        <w:t>Nota: é possível criar vagas a partir de um projeto</w:t>
      </w:r>
      <w:r w:rsidR="00673FD1">
        <w:t>.</w:t>
      </w:r>
    </w:p>
    <w:p w:rsidR="009C5665" w:rsidRDefault="009C5665" w:rsidP="009C5665">
      <w:pPr>
        <w:pStyle w:val="PargrafodaLista"/>
        <w:numPr>
          <w:ilvl w:val="0"/>
          <w:numId w:val="12"/>
        </w:numPr>
      </w:pPr>
      <w:r>
        <w:t>Clients, clientes da PS Tec, permite adicionar um cliente</w:t>
      </w:r>
      <w:r w:rsidR="00673FD1">
        <w:t>,</w:t>
      </w:r>
    </w:p>
    <w:p w:rsidR="009C5665" w:rsidRDefault="009C5665" w:rsidP="009C5665">
      <w:pPr>
        <w:pStyle w:val="PargrafodaLista"/>
        <w:numPr>
          <w:ilvl w:val="1"/>
          <w:numId w:val="12"/>
        </w:numPr>
      </w:pPr>
      <w:r>
        <w:t>Nota: é possível criar projetos a partir de um cliente</w:t>
      </w:r>
      <w:r w:rsidR="00673FD1">
        <w:t>.</w:t>
      </w:r>
    </w:p>
    <w:p w:rsidR="006F2662" w:rsidRDefault="006F2662" w:rsidP="006F2662">
      <w:pPr>
        <w:pStyle w:val="PargrafodaLista"/>
        <w:numPr>
          <w:ilvl w:val="0"/>
          <w:numId w:val="12"/>
        </w:numPr>
      </w:pPr>
      <w:r>
        <w:t>Events, demonstra os eventos em que o utilizador participa, permite introduzir um novo evento</w:t>
      </w:r>
      <w:r w:rsidR="00673FD1">
        <w:t>,</w:t>
      </w:r>
    </w:p>
    <w:p w:rsidR="006F2662" w:rsidRDefault="006F2662" w:rsidP="006F2662">
      <w:pPr>
        <w:pStyle w:val="PargrafodaLista"/>
        <w:numPr>
          <w:ilvl w:val="0"/>
          <w:numId w:val="12"/>
        </w:numPr>
      </w:pPr>
      <w:r>
        <w:t>Forms, lista de formulários existentes, permite adicionar e alterar formulários</w:t>
      </w:r>
      <w:r w:rsidR="00673FD1">
        <w:t>,</w:t>
      </w:r>
    </w:p>
    <w:p w:rsidR="006F2662" w:rsidRDefault="006F2662" w:rsidP="006F2662">
      <w:pPr>
        <w:pStyle w:val="PargrafodaLista"/>
        <w:numPr>
          <w:ilvl w:val="0"/>
          <w:numId w:val="12"/>
        </w:numPr>
      </w:pPr>
      <w:r>
        <w:t>Curriculums, demonstra as candidaturas espontâneas que ainda não foram recusadas ou aceitadas</w:t>
      </w:r>
      <w:r w:rsidR="00673FD1">
        <w:t>,</w:t>
      </w:r>
    </w:p>
    <w:p w:rsidR="006F2662" w:rsidRDefault="006F2662" w:rsidP="006F2662">
      <w:pPr>
        <w:pStyle w:val="PargrafodaLista"/>
        <w:numPr>
          <w:ilvl w:val="0"/>
          <w:numId w:val="12"/>
        </w:numPr>
      </w:pPr>
      <w:r>
        <w:t>Candidates, lista dos candidatos já existentes</w:t>
      </w:r>
      <w:r w:rsidR="00673FD1">
        <w:t>,</w:t>
      </w:r>
    </w:p>
    <w:p w:rsidR="006F2662" w:rsidRDefault="006F2662" w:rsidP="006F2662">
      <w:pPr>
        <w:pStyle w:val="PargrafodaLista"/>
        <w:numPr>
          <w:ilvl w:val="1"/>
          <w:numId w:val="12"/>
        </w:numPr>
      </w:pPr>
      <w:r>
        <w:t xml:space="preserve">Nota: cada candidato demonstrado permite ver as informações gerais, o currículo, </w:t>
      </w:r>
      <w:r w:rsidR="00D5784C">
        <w:t>dossiê</w:t>
      </w:r>
      <w:r>
        <w:t xml:space="preserve"> de capacidades, aplicações e até entrevista já realizadas.</w:t>
      </w:r>
    </w:p>
    <w:p w:rsidR="006F2662" w:rsidRDefault="006F2662" w:rsidP="006F2662">
      <w:pPr>
        <w:ind w:left="708"/>
      </w:pPr>
      <w:r>
        <w:t xml:space="preserve">Já o menu de candidatos tem links para as </w:t>
      </w:r>
      <w:r w:rsidR="00673FD1">
        <w:t>página</w:t>
      </w:r>
      <w:r>
        <w:t>s:</w:t>
      </w:r>
    </w:p>
    <w:p w:rsidR="006F2662" w:rsidRDefault="006F2662" w:rsidP="006F2662">
      <w:pPr>
        <w:pStyle w:val="PargrafodaLista"/>
        <w:numPr>
          <w:ilvl w:val="0"/>
          <w:numId w:val="13"/>
        </w:numPr>
      </w:pPr>
      <w:r>
        <w:t>General, informação geral do candidato</w:t>
      </w:r>
      <w:r w:rsidR="00673FD1">
        <w:t>,</w:t>
      </w:r>
    </w:p>
    <w:p w:rsidR="006F2662" w:rsidRDefault="006F2662" w:rsidP="006F2662">
      <w:pPr>
        <w:pStyle w:val="PargrafodaLista"/>
        <w:numPr>
          <w:ilvl w:val="0"/>
          <w:numId w:val="13"/>
        </w:numPr>
      </w:pPr>
      <w:r>
        <w:t>Curriculum, currículo do candidato, permite alterar o mesmo</w:t>
      </w:r>
      <w:r w:rsidR="00673FD1">
        <w:t>,</w:t>
      </w:r>
    </w:p>
    <w:p w:rsidR="006F2662" w:rsidRDefault="006F2662" w:rsidP="006F2662">
      <w:pPr>
        <w:pStyle w:val="PargrafodaLista"/>
        <w:numPr>
          <w:ilvl w:val="0"/>
          <w:numId w:val="13"/>
        </w:numPr>
      </w:pPr>
      <w:r>
        <w:t xml:space="preserve">Profile, </w:t>
      </w:r>
      <w:r w:rsidR="00D5784C">
        <w:t>dossiê</w:t>
      </w:r>
      <w:r>
        <w:t xml:space="preserve"> de capacidades do candidato, permite alterar o mesmo</w:t>
      </w:r>
      <w:r w:rsidR="00673FD1">
        <w:t>,</w:t>
      </w:r>
    </w:p>
    <w:p w:rsidR="006F2662" w:rsidRDefault="006F2662" w:rsidP="006F2662">
      <w:pPr>
        <w:pStyle w:val="PargrafodaLista"/>
        <w:numPr>
          <w:ilvl w:val="0"/>
          <w:numId w:val="13"/>
        </w:numPr>
      </w:pPr>
      <w:r>
        <w:lastRenderedPageBreak/>
        <w:t xml:space="preserve">Tutorial, uma </w:t>
      </w:r>
      <w:r w:rsidR="00673FD1">
        <w:t>página</w:t>
      </w:r>
      <w:r>
        <w:t xml:space="preserve"> de tutorial que explica algumas características do currículo e </w:t>
      </w:r>
      <w:r w:rsidR="00D5784C">
        <w:t>dossiê</w:t>
      </w:r>
      <w:r w:rsidR="00673FD1">
        <w:t>,</w:t>
      </w:r>
    </w:p>
    <w:p w:rsidR="006F2662" w:rsidRDefault="006F2662" w:rsidP="006F2662">
      <w:pPr>
        <w:pStyle w:val="PargrafodaLista"/>
        <w:numPr>
          <w:ilvl w:val="0"/>
          <w:numId w:val="13"/>
        </w:numPr>
      </w:pPr>
      <w:r>
        <w:t>Applications, aplicações a vagas existentes que o candidato esta aplicado</w:t>
      </w:r>
      <w:r w:rsidR="00673FD1">
        <w:t>,</w:t>
      </w:r>
    </w:p>
    <w:p w:rsidR="006F2662" w:rsidRDefault="006F2662" w:rsidP="006F2662">
      <w:pPr>
        <w:pStyle w:val="PargrafodaLista"/>
        <w:numPr>
          <w:ilvl w:val="0"/>
          <w:numId w:val="13"/>
        </w:numPr>
      </w:pPr>
      <w:r>
        <w:t>Vacancies, vagas disponíveis que o candidato ainda não se aplicou</w:t>
      </w:r>
      <w:r w:rsidR="00673FD1">
        <w:t>,</w:t>
      </w:r>
    </w:p>
    <w:p w:rsidR="006F2662" w:rsidRDefault="006F2662" w:rsidP="006F2662">
      <w:pPr>
        <w:pStyle w:val="PargrafodaLista"/>
        <w:numPr>
          <w:ilvl w:val="1"/>
          <w:numId w:val="13"/>
        </w:numPr>
      </w:pPr>
      <w:r>
        <w:t xml:space="preserve">Nota: a </w:t>
      </w:r>
      <w:r w:rsidR="00673FD1">
        <w:t>página</w:t>
      </w:r>
      <w:r>
        <w:t xml:space="preserve"> permite uma pesquisa inteligente de vagas</w:t>
      </w:r>
      <w:r w:rsidR="00673FD1">
        <w:t>.</w:t>
      </w:r>
    </w:p>
    <w:p w:rsidR="00C267A4" w:rsidRDefault="006F2662" w:rsidP="006F2662">
      <w:pPr>
        <w:pStyle w:val="PargrafodaLista"/>
        <w:numPr>
          <w:ilvl w:val="0"/>
          <w:numId w:val="13"/>
        </w:numPr>
      </w:pPr>
      <w:r>
        <w:t xml:space="preserve">Availability, com esta </w:t>
      </w:r>
      <w:r w:rsidR="00673FD1">
        <w:t>página</w:t>
      </w:r>
      <w:r>
        <w:t xml:space="preserve"> o candidato pode demonstrar a sua disponibilidade </w:t>
      </w:r>
      <w:r w:rsidR="00C267A4">
        <w:t>para entrevista</w:t>
      </w:r>
      <w:r w:rsidR="00673FD1">
        <w:t>.</w:t>
      </w:r>
    </w:p>
    <w:p w:rsidR="006F2662" w:rsidRDefault="00C267A4" w:rsidP="00C267A4">
      <w:pPr>
        <w:ind w:firstLine="708"/>
        <w:rPr>
          <w:color w:val="000000" w:themeColor="text1"/>
        </w:rPr>
      </w:pPr>
      <w:r>
        <w:t xml:space="preserve">A </w:t>
      </w:r>
      <w:r w:rsidR="00673FD1">
        <w:t xml:space="preserve">páginapágina </w:t>
      </w:r>
      <w:r>
        <w:t xml:space="preserve">principal, como se pode verificar na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rPr>
          <w:color w:val="000000" w:themeColor="text1"/>
        </w:rPr>
        <w:t xml:space="preserve">, inclui o logotipo da PS Tec, como também um simples resumo da mesma, onde é incluindo um </w:t>
      </w:r>
      <w:r w:rsidRPr="00F40589">
        <w:rPr>
          <w:i/>
          <w:color w:val="000000" w:themeColor="text1"/>
        </w:rPr>
        <w:t>link</w:t>
      </w:r>
      <w:r>
        <w:rPr>
          <w:color w:val="000000" w:themeColor="text1"/>
        </w:rPr>
        <w:t xml:space="preserve"> para </w:t>
      </w:r>
      <w:r w:rsidR="00673FD1">
        <w:rPr>
          <w:color w:val="000000" w:themeColor="text1"/>
        </w:rPr>
        <w:t>página</w:t>
      </w:r>
      <w:r>
        <w:rPr>
          <w:color w:val="000000" w:themeColor="text1"/>
        </w:rPr>
        <w:t xml:space="preserve"> de informações.</w:t>
      </w:r>
    </w:p>
    <w:p w:rsidR="00C267A4" w:rsidRPr="00C267A4" w:rsidRDefault="00C267A4" w:rsidP="00C267A4">
      <w:pPr>
        <w:ind w:firstLine="708"/>
        <w:rPr>
          <w:color w:val="000000" w:themeColor="text1"/>
        </w:rPr>
      </w:pPr>
      <w:r>
        <w:rPr>
          <w:color w:val="000000" w:themeColor="text1"/>
        </w:rPr>
        <w:t xml:space="preserve">Também é nesta </w:t>
      </w:r>
      <w:r w:rsidR="00673FD1">
        <w:rPr>
          <w:color w:val="000000" w:themeColor="text1"/>
        </w:rPr>
        <w:t xml:space="preserve">páginapágina </w:t>
      </w:r>
      <w:r>
        <w:rPr>
          <w:color w:val="000000" w:themeColor="text1"/>
        </w:rPr>
        <w:t xml:space="preserve">onde é possível realizar a </w:t>
      </w:r>
      <w:r w:rsidR="00673FD1">
        <w:rPr>
          <w:color w:val="000000" w:themeColor="text1"/>
        </w:rPr>
        <w:t xml:space="preserve">candidatura </w:t>
      </w:r>
      <w:r>
        <w:rPr>
          <w:color w:val="000000" w:themeColor="text1"/>
        </w:rPr>
        <w:t xml:space="preserve">espontânea, pela utilização de três </w:t>
      </w:r>
      <w:r w:rsidRPr="00F40589">
        <w:rPr>
          <w:i/>
          <w:color w:val="000000" w:themeColor="text1"/>
        </w:rPr>
        <w:t>inputs</w:t>
      </w:r>
      <w:r>
        <w:rPr>
          <w:color w:val="000000" w:themeColor="text1"/>
        </w:rPr>
        <w:t xml:space="preserve"> (um texto, outro email e outro </w:t>
      </w:r>
      <w:r w:rsidRPr="00F40589">
        <w:rPr>
          <w:i/>
          <w:color w:val="000000" w:themeColor="text1"/>
        </w:rPr>
        <w:t>phone</w:t>
      </w:r>
      <w:r>
        <w:rPr>
          <w:color w:val="000000" w:themeColor="text1"/>
        </w:rPr>
        <w:t>) onde o candidato pode introduzir alguma</w:t>
      </w:r>
      <w:r w:rsidR="00673FD1">
        <w:rPr>
          <w:color w:val="000000" w:themeColor="text1"/>
        </w:rPr>
        <w:t>s</w:t>
      </w:r>
      <w:r>
        <w:rPr>
          <w:color w:val="000000" w:themeColor="text1"/>
        </w:rPr>
        <w:t xml:space="preserve"> </w:t>
      </w:r>
      <w:r w:rsidR="00673FD1">
        <w:rPr>
          <w:color w:val="000000" w:themeColor="text1"/>
        </w:rPr>
        <w:t>informações gerais</w:t>
      </w:r>
      <w:r>
        <w:rPr>
          <w:color w:val="000000" w:themeColor="text1"/>
        </w:rPr>
        <w:t xml:space="preserve">, mais um </w:t>
      </w:r>
      <w:r w:rsidRPr="00F40589">
        <w:rPr>
          <w:i/>
          <w:color w:val="000000" w:themeColor="text1"/>
        </w:rPr>
        <w:t>upload</w:t>
      </w:r>
      <w:r>
        <w:rPr>
          <w:color w:val="000000" w:themeColor="text1"/>
        </w:rPr>
        <w:t xml:space="preserve"> </w:t>
      </w:r>
      <w:r w:rsidRPr="00F40589">
        <w:rPr>
          <w:i/>
          <w:color w:val="000000" w:themeColor="text1"/>
        </w:rPr>
        <w:t>input</w:t>
      </w:r>
      <w:r>
        <w:rPr>
          <w:color w:val="000000" w:themeColor="text1"/>
        </w:rPr>
        <w:t xml:space="preserve"> onde o candidato pode introduzir o seu currículo. Estes dados são todos fornecidos </w:t>
      </w:r>
      <w:r w:rsidR="00673FD1">
        <w:rPr>
          <w:color w:val="000000" w:themeColor="text1"/>
        </w:rPr>
        <w:t xml:space="preserve">à </w:t>
      </w:r>
      <w:r>
        <w:rPr>
          <w:color w:val="000000" w:themeColor="text1"/>
        </w:rPr>
        <w:t>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65317A">
        <w:t xml:space="preserve">Figura </w:t>
      </w:r>
      <w:r w:rsidR="0065317A">
        <w:rPr>
          <w:noProof/>
        </w:rPr>
        <w:t>16</w:t>
      </w:r>
      <w:r w:rsidR="00476903">
        <w:fldChar w:fldCharType="end"/>
      </w:r>
      <w:r w:rsidR="00476903">
        <w:t xml:space="preserve"> </w:t>
      </w:r>
      <w:r w:rsidR="001177E3">
        <w:t xml:space="preserve">é possível verificar a </w:t>
      </w:r>
      <w:r w:rsidR="00673FD1">
        <w:t>página</w:t>
      </w:r>
      <w:r w:rsidR="001177E3">
        <w:t xml:space="preserve"> de informação geral da PS Tec que introduz dois elementos visuais fundamentais </w:t>
      </w:r>
      <w:r w:rsidR="00673FD1">
        <w:t xml:space="preserve">à </w:t>
      </w:r>
      <w:r w:rsidR="001177E3">
        <w:t>aplicação, mais outro menos utilizável.</w:t>
      </w:r>
    </w:p>
    <w:p w:rsidR="00834E3F" w:rsidRPr="001177E3" w:rsidRDefault="009B77B7" w:rsidP="001B54D5">
      <w:r>
        <w:tab/>
        <w:t xml:space="preserve">Note-se que a figura é composta por cinco elementos, mas todos são uma só </w:t>
      </w:r>
      <w:r w:rsidR="00673FD1">
        <w:t>página</w:t>
      </w:r>
      <w:r>
        <w:t xml:space="preserve">, com cada elemento demonstrando uma parte diferente da </w:t>
      </w:r>
      <w:r w:rsidR="00673FD1">
        <w:t>página</w:t>
      </w:r>
      <w:r>
        <w:t>.</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162" w:name="_Ref511853614"/>
      <w:bookmarkStart w:id="163" w:name="_Toc512108139"/>
      <w:r>
        <w:t xml:space="preserve">Figura </w:t>
      </w:r>
      <w:r w:rsidR="00EB4C6B">
        <w:fldChar w:fldCharType="begin"/>
      </w:r>
      <w:r w:rsidR="00EB4C6B">
        <w:instrText xml:space="preserve"> SEQ Figura \* ARABIC </w:instrText>
      </w:r>
      <w:r w:rsidR="00EB4C6B">
        <w:fldChar w:fldCharType="separate"/>
      </w:r>
      <w:r w:rsidR="0065317A">
        <w:rPr>
          <w:noProof/>
        </w:rPr>
        <w:t>16</w:t>
      </w:r>
      <w:r w:rsidR="00EB4C6B">
        <w:rPr>
          <w:noProof/>
        </w:rPr>
        <w:fldChar w:fldCharType="end"/>
      </w:r>
      <w:bookmarkEnd w:id="162"/>
      <w:r>
        <w:t xml:space="preserve"> - Frame, MoreInfo</w:t>
      </w:r>
      <w:bookmarkEnd w:id="163"/>
    </w:p>
    <w:p w:rsidR="00C267A4" w:rsidRDefault="009F4CD7" w:rsidP="009F4CD7">
      <w:pPr>
        <w:ind w:firstLine="708"/>
      </w:pPr>
      <w:r>
        <w:t>Esta p</w:t>
      </w:r>
      <w:r w:rsidR="00673FD1">
        <w:t>á</w:t>
      </w:r>
      <w:r>
        <w:t>gina demonstra:</w:t>
      </w:r>
    </w:p>
    <w:p w:rsidR="009F4CD7" w:rsidRDefault="009F4CD7" w:rsidP="009F4CD7">
      <w:pPr>
        <w:pStyle w:val="PargrafodaLista"/>
        <w:numPr>
          <w:ilvl w:val="0"/>
          <w:numId w:val="14"/>
        </w:numPr>
      </w:pPr>
      <w:r>
        <w:t>Valores e ambições da PS Tec</w:t>
      </w:r>
      <w:r w:rsidR="00673FD1">
        <w:t>,</w:t>
      </w:r>
    </w:p>
    <w:p w:rsidR="009F4CD7" w:rsidRDefault="009F4CD7" w:rsidP="009F4CD7">
      <w:pPr>
        <w:pStyle w:val="PargrafodaLista"/>
        <w:numPr>
          <w:ilvl w:val="0"/>
          <w:numId w:val="14"/>
        </w:numPr>
      </w:pPr>
      <w:r>
        <w:t>Contactos</w:t>
      </w:r>
      <w:r w:rsidR="00673FD1">
        <w:t>,</w:t>
      </w:r>
    </w:p>
    <w:p w:rsidR="009F4CD7" w:rsidRDefault="009F4CD7" w:rsidP="009F4CD7">
      <w:pPr>
        <w:pStyle w:val="PargrafodaLista"/>
        <w:numPr>
          <w:ilvl w:val="0"/>
          <w:numId w:val="14"/>
        </w:numPr>
      </w:pPr>
      <w:r>
        <w:t>Parcerias importantes</w:t>
      </w:r>
      <w:r w:rsidR="00673FD1">
        <w:t>,</w:t>
      </w:r>
    </w:p>
    <w:p w:rsidR="009F4CD7" w:rsidRDefault="009F4CD7" w:rsidP="009F4CD7">
      <w:pPr>
        <w:pStyle w:val="PargrafodaLista"/>
        <w:numPr>
          <w:ilvl w:val="0"/>
          <w:numId w:val="14"/>
        </w:numPr>
      </w:pPr>
      <w:r>
        <w:t>Colaboradores registrados na aplicação</w:t>
      </w:r>
      <w:r w:rsidR="00673FD1">
        <w:t>,</w:t>
      </w:r>
    </w:p>
    <w:p w:rsidR="009F4CD7" w:rsidRDefault="009F4CD7" w:rsidP="009F4CD7">
      <w:pPr>
        <w:pStyle w:val="PargrafodaLista"/>
        <w:numPr>
          <w:ilvl w:val="0"/>
          <w:numId w:val="14"/>
        </w:numPr>
      </w:pPr>
      <w:r>
        <w:t>Clientes já registrados</w:t>
      </w:r>
      <w:r w:rsidR="00673FD1">
        <w:t>,</w:t>
      </w:r>
    </w:p>
    <w:p w:rsidR="009F4CD7" w:rsidRDefault="009F4CD7" w:rsidP="009F4CD7">
      <w:pPr>
        <w:ind w:firstLine="708"/>
      </w:pPr>
      <w:r>
        <w:t xml:space="preserve">Como referido anteriormente existem dois elementos importantes </w:t>
      </w:r>
      <w:r w:rsidR="00673FD1">
        <w:t>n</w:t>
      </w:r>
      <w:r>
        <w:t xml:space="preserve">a aplicação que podem ser verificados nesta </w:t>
      </w:r>
      <w:r w:rsidR="00673FD1">
        <w:t>página</w:t>
      </w:r>
      <w:r>
        <w:t xml:space="preserve">, o primeiro desses é o </w:t>
      </w:r>
      <w:r w:rsidRPr="00F40589">
        <w:rPr>
          <w:i/>
        </w:rPr>
        <w:t>rich widget</w:t>
      </w:r>
      <w:r>
        <w:t xml:space="preserve"> Tabs, que pode ser verificado </w:t>
      </w:r>
      <w:r w:rsidR="00673FD1">
        <w:t xml:space="preserve">no </w:t>
      </w:r>
      <w:r>
        <w:t xml:space="preserve">topo da </w:t>
      </w:r>
      <w:r w:rsidR="00673FD1">
        <w:t>página</w:t>
      </w:r>
      <w:r>
        <w:t xml:space="preserve">, mas especificamente no inicio da figura com borda azul </w:t>
      </w:r>
      <w:r w:rsidR="00673FD1">
        <w:t xml:space="preserve">à </w:t>
      </w:r>
      <w:r>
        <w:t>volta.</w:t>
      </w:r>
    </w:p>
    <w:p w:rsidR="00A75700" w:rsidRDefault="00A75700" w:rsidP="009F4CD7">
      <w:pPr>
        <w:ind w:firstLine="708"/>
      </w:pPr>
      <w:r>
        <w:t xml:space="preserve">Este elemento permite dividir uma </w:t>
      </w:r>
      <w:r w:rsidR="00673FD1">
        <w:t>página</w:t>
      </w:r>
      <w:r>
        <w:t xml:space="preserve"> até cinco partes, com uma sempre visualizada e as outras quatro escondidas. Assim quando uma </w:t>
      </w:r>
      <w:r w:rsidR="00673FD1">
        <w:t>página</w:t>
      </w:r>
      <w:r>
        <w:t xml:space="preserve"> inclui muita informação, em vez de ser extensa verticalmente, as informações </w:t>
      </w:r>
      <w:r w:rsidR="00673FD1">
        <w:t>e</w:t>
      </w:r>
      <w:r>
        <w:t>s</w:t>
      </w:r>
      <w:r w:rsidR="00673FD1">
        <w:t>t</w:t>
      </w:r>
      <w:r>
        <w:t xml:space="preserve">ão dividas em </w:t>
      </w:r>
      <w:r w:rsidRPr="00F40589">
        <w:rPr>
          <w:i/>
        </w:rPr>
        <w:t>tabs</w:t>
      </w:r>
      <w:r>
        <w:t>.</w:t>
      </w:r>
    </w:p>
    <w:p w:rsidR="00A75700" w:rsidRDefault="00652BEB" w:rsidP="009F4CD7">
      <w:pPr>
        <w:ind w:firstLine="708"/>
      </w:pPr>
      <w:r>
        <w:t>Originalmente, antes de se descobri</w:t>
      </w:r>
      <w:r w:rsidR="00673FD1">
        <w:t>r</w:t>
      </w:r>
      <w:r>
        <w:t xml:space="preserve"> a existência deste rich widget, </w:t>
      </w:r>
      <w:r w:rsidR="00673FD1">
        <w:t>foram</w:t>
      </w:r>
      <w:r w:rsidR="00C05496">
        <w:t xml:space="preserve"> </w:t>
      </w:r>
      <w:r w:rsidR="00673FD1">
        <w:t xml:space="preserve">consideradas </w:t>
      </w:r>
      <w:r w:rsidR="00C05496">
        <w:t>duas possibilidades, ambas com limitações notáveis.</w:t>
      </w:r>
    </w:p>
    <w:p w:rsidR="00C05496" w:rsidRDefault="00C05496" w:rsidP="009F4CD7">
      <w:pPr>
        <w:ind w:firstLine="708"/>
      </w:pPr>
      <w:r>
        <w:t xml:space="preserve">A primeira era incluir nas </w:t>
      </w:r>
      <w:r w:rsidR="00673FD1">
        <w:t>página</w:t>
      </w:r>
      <w:r>
        <w:t xml:space="preserve">s com muita informação um menu extra, no topo da </w:t>
      </w:r>
      <w:r w:rsidR="00673FD1">
        <w:t>página</w:t>
      </w:r>
      <w:r>
        <w:t xml:space="preserve">, com vários botões que demonstram a parte da </w:t>
      </w:r>
      <w:r w:rsidR="00673FD1">
        <w:t>página</w:t>
      </w:r>
      <w:r>
        <w:t xml:space="preserve"> desejada. Depois considerou</w:t>
      </w:r>
      <w:r w:rsidR="00673FD1">
        <w:t>-se</w:t>
      </w:r>
      <w:r>
        <w:t xml:space="preserve"> passar esse menu para um ponto mais abaixo e usar </w:t>
      </w:r>
      <w:r w:rsidRPr="00F40589">
        <w:rPr>
          <w:i/>
        </w:rPr>
        <w:t>ballon</w:t>
      </w:r>
      <w:r>
        <w:t xml:space="preserve"> para esconder os botões.</w:t>
      </w:r>
    </w:p>
    <w:p w:rsidR="00C05496" w:rsidRDefault="00C05496" w:rsidP="009F4CD7">
      <w:pPr>
        <w:ind w:firstLine="708"/>
      </w:pPr>
      <w:r>
        <w:t>Ambas possibilidades envolviam alg</w:t>
      </w:r>
      <w:r w:rsidR="00673FD1">
        <w:t>um</w:t>
      </w:r>
      <w:r>
        <w:t xml:space="preserve"> código extra da parte da aplicação, para esconder a parte das </w:t>
      </w:r>
      <w:r w:rsidR="00673FD1">
        <w:t>página</w:t>
      </w:r>
      <w:r>
        <w:t xml:space="preserve">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w:t>
      </w:r>
      <w:r w:rsidRPr="00F40589">
        <w:rPr>
          <w:i/>
        </w:rPr>
        <w:t>ajax refresh</w:t>
      </w:r>
      <w:r>
        <w:t xml:space="preserve"> que escondia as partes da </w:t>
      </w:r>
      <w:r w:rsidR="00673FD1">
        <w:t>página</w:t>
      </w:r>
      <w:r>
        <w:t xml:space="preserve"> não desejadas e demonstra a parte da </w:t>
      </w:r>
      <w:r w:rsidR="00673FD1">
        <w:t>página</w:t>
      </w:r>
      <w:r>
        <w:t xml:space="preserve"> desejada. </w:t>
      </w:r>
    </w:p>
    <w:p w:rsidR="00497421" w:rsidRDefault="00C05496" w:rsidP="009F4CD7">
      <w:pPr>
        <w:ind w:firstLine="708"/>
      </w:pPr>
      <w:r>
        <w:t xml:space="preserve">Então estas formas de visualização envolviam sempre incluir uma variável extra a </w:t>
      </w:r>
      <w:r w:rsidR="00673FD1">
        <w:t>página</w:t>
      </w:r>
      <w:r>
        <w:t xml:space="preserve">, como também uma Screen Action, elementos desnecessários com a </w:t>
      </w:r>
      <w:r w:rsidR="00497421">
        <w:t>utilização da Tabs.</w:t>
      </w:r>
    </w:p>
    <w:p w:rsidR="00C05496" w:rsidRDefault="00123FA3" w:rsidP="009F4CD7">
      <w:pPr>
        <w:ind w:firstLine="708"/>
      </w:pPr>
      <w:r>
        <w:t xml:space="preserve">O outro elemento utilizado nesta </w:t>
      </w:r>
      <w:r w:rsidR="00673FD1">
        <w:t>página</w:t>
      </w:r>
      <w:r>
        <w:t xml:space="preserve"> a notar é o </w:t>
      </w:r>
      <w:r w:rsidRPr="00F40589">
        <w:rPr>
          <w:i/>
        </w:rPr>
        <w:t>widget</w:t>
      </w:r>
      <w:r>
        <w:t xml:space="preserve">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w:t>
      </w:r>
      <w:r w:rsidR="00673FD1">
        <w:t>página</w:t>
      </w:r>
      <w:r>
        <w:t xml:space="preserve"> da </w:t>
      </w:r>
      <w:r w:rsidR="0071132D">
        <w:fldChar w:fldCharType="begin"/>
      </w:r>
      <w:r w:rsidR="0071132D">
        <w:instrText xml:space="preserve"> REF _Ref511853614 \h </w:instrText>
      </w:r>
      <w:r w:rsidR="0071132D">
        <w:fldChar w:fldCharType="separate"/>
      </w:r>
      <w:r w:rsidR="0065317A">
        <w:t xml:space="preserve">Figura </w:t>
      </w:r>
      <w:r w:rsidR="0065317A">
        <w:rPr>
          <w:noProof/>
        </w:rPr>
        <w:t>16</w:t>
      </w:r>
      <w:r w:rsidR="0071132D">
        <w:fldChar w:fldCharType="end"/>
      </w:r>
      <w:r>
        <w:rPr>
          <w:color w:val="000000" w:themeColor="text1"/>
        </w:rPr>
        <w:t xml:space="preserve">, </w:t>
      </w:r>
      <w:r w:rsidR="00135F44">
        <w:rPr>
          <w:color w:val="000000" w:themeColor="text1"/>
        </w:rPr>
        <w:t xml:space="preserve">esta </w:t>
      </w:r>
      <w:r w:rsidR="00135F44" w:rsidRPr="00F40589">
        <w:rPr>
          <w:i/>
          <w:color w:val="000000" w:themeColor="text1"/>
        </w:rPr>
        <w:t>widget</w:t>
      </w:r>
      <w:r w:rsidR="00135F44">
        <w:rPr>
          <w:color w:val="000000" w:themeColor="text1"/>
        </w:rPr>
        <w:t xml:space="preserve"> é utilizada com a </w:t>
      </w:r>
      <w:r w:rsidR="00135F44" w:rsidRPr="00F40589">
        <w:rPr>
          <w:i/>
          <w:color w:val="000000" w:themeColor="text1"/>
        </w:rPr>
        <w:t>rich widget</w:t>
      </w:r>
      <w:r w:rsidR="00135F44">
        <w:rPr>
          <w:color w:val="000000" w:themeColor="text1"/>
        </w:rPr>
        <w:t xml:space="preserve">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 xml:space="preserve">E cada um dos colaboradores e clientes demonstrados são representados por uma instancia do </w:t>
      </w:r>
      <w:r w:rsidRPr="00F40589">
        <w:rPr>
          <w:i/>
          <w:color w:val="000000" w:themeColor="text1"/>
        </w:rPr>
        <w:t>rich widget</w:t>
      </w:r>
      <w:r>
        <w:rPr>
          <w:color w:val="000000" w:themeColor="text1"/>
        </w:rPr>
        <w:t xml:space="preserve"> CardLeftImage, que permite demonstra uma figura a </w:t>
      </w:r>
      <w:r w:rsidR="00FA3289">
        <w:rPr>
          <w:color w:val="000000" w:themeColor="text1"/>
        </w:rPr>
        <w:t xml:space="preserve">esquerda </w:t>
      </w:r>
      <w:r>
        <w:rPr>
          <w:color w:val="000000" w:themeColor="text1"/>
        </w:rPr>
        <w:t xml:space="preserve">e informação geral a </w:t>
      </w:r>
      <w:r w:rsidR="00FA3289">
        <w:rPr>
          <w:color w:val="000000" w:themeColor="text1"/>
        </w:rPr>
        <w:t>direita</w:t>
      </w:r>
      <w:r w:rsidR="00363C25">
        <w:rPr>
          <w:color w:val="000000" w:themeColor="text1"/>
        </w:rPr>
        <w:t xml:space="preserve">. Este </w:t>
      </w:r>
      <w:r w:rsidR="00363C25" w:rsidRPr="00F40589">
        <w:rPr>
          <w:i/>
          <w:color w:val="000000" w:themeColor="text1"/>
        </w:rPr>
        <w:t>rich widget</w:t>
      </w:r>
      <w:r w:rsidR="00363C25">
        <w:rPr>
          <w:color w:val="000000" w:themeColor="text1"/>
        </w:rPr>
        <w:t xml:space="preserve"> é utilizado </w:t>
      </w:r>
      <w:r w:rsidR="00FA3289">
        <w:rPr>
          <w:color w:val="000000" w:themeColor="text1"/>
        </w:rPr>
        <w:t xml:space="preserve">varias </w:t>
      </w:r>
      <w:r w:rsidR="00363C25">
        <w:rPr>
          <w:color w:val="000000" w:themeColor="text1"/>
        </w:rPr>
        <w:t>vezes, principalmente em lista</w:t>
      </w:r>
      <w:r w:rsidR="00FA3289">
        <w:rPr>
          <w:color w:val="000000" w:themeColor="text1"/>
        </w:rPr>
        <w:t>s</w:t>
      </w:r>
      <w:r w:rsidR="00363C25">
        <w:rPr>
          <w:color w:val="000000" w:themeColor="text1"/>
        </w:rPr>
        <w:t xml:space="preserve"> de Users e clientes.</w:t>
      </w:r>
    </w:p>
    <w:p w:rsidR="008033A6" w:rsidRDefault="008033A6" w:rsidP="001B54D5">
      <w:pPr>
        <w:rPr>
          <w:color w:val="000000" w:themeColor="text1"/>
        </w:rPr>
      </w:pPr>
      <w:r>
        <w:rPr>
          <w:color w:val="000000" w:themeColor="text1"/>
        </w:rPr>
        <w:tab/>
        <w:t xml:space="preserve">A partir deste ponto iremos verificar </w:t>
      </w:r>
      <w:r w:rsidR="00673FD1">
        <w:rPr>
          <w:color w:val="000000" w:themeColor="text1"/>
        </w:rPr>
        <w:t>página</w:t>
      </w:r>
      <w:r>
        <w:rPr>
          <w:color w:val="000000" w:themeColor="text1"/>
        </w:rPr>
        <w:t>s não gerais mais especificas a candidatos ou colaboradores, começando com candidatos.</w:t>
      </w:r>
    </w:p>
    <w:p w:rsidR="00660A65" w:rsidRDefault="00660A65" w:rsidP="001B54D5">
      <w:pPr>
        <w:rPr>
          <w:color w:val="000000" w:themeColor="text1"/>
        </w:rPr>
      </w:pPr>
      <w:r>
        <w:rPr>
          <w:color w:val="000000" w:themeColor="text1"/>
        </w:rPr>
        <w:tab/>
        <w:t xml:space="preserve">Estas </w:t>
      </w:r>
      <w:r w:rsidR="00673FD1">
        <w:rPr>
          <w:color w:val="000000" w:themeColor="text1"/>
        </w:rPr>
        <w:t>página</w:t>
      </w:r>
      <w:r>
        <w:rPr>
          <w:color w:val="000000" w:themeColor="text1"/>
        </w:rPr>
        <w:t xml:space="preserve">s só podem </w:t>
      </w:r>
      <w:r w:rsidR="00FA3289">
        <w:rPr>
          <w:color w:val="000000" w:themeColor="text1"/>
        </w:rPr>
        <w:t xml:space="preserve">ser </w:t>
      </w:r>
      <w:r>
        <w:rPr>
          <w:color w:val="000000" w:themeColor="text1"/>
        </w:rPr>
        <w:t xml:space="preserve">acedidas por utilizadores que possuem um dos dois papeis já referidos, IViewCandidate e IViewEmployee. Esta restrição é estabelecida na </w:t>
      </w:r>
      <w:r w:rsidR="00673FD1">
        <w:rPr>
          <w:color w:val="000000" w:themeColor="text1"/>
        </w:rPr>
        <w:t>página</w:t>
      </w:r>
      <w:r>
        <w:rPr>
          <w:color w:val="000000" w:themeColor="text1"/>
        </w:rPr>
        <w:t xml:space="preserve"> na sua característica de acessos por Roles.</w:t>
      </w:r>
    </w:p>
    <w:p w:rsidR="00660A65" w:rsidRDefault="00660A65" w:rsidP="001B54D5">
      <w:pPr>
        <w:rPr>
          <w:color w:val="000000" w:themeColor="text1"/>
        </w:rPr>
      </w:pPr>
      <w:r>
        <w:rPr>
          <w:color w:val="000000" w:themeColor="text1"/>
        </w:rPr>
        <w:tab/>
        <w:t xml:space="preserve">Deve ser notado que outro Role que tem acesso a todas as </w:t>
      </w:r>
      <w:r w:rsidR="00673FD1">
        <w:rPr>
          <w:color w:val="000000" w:themeColor="text1"/>
        </w:rPr>
        <w:t>página</w:t>
      </w:r>
      <w:r>
        <w:rPr>
          <w:color w:val="000000" w:themeColor="text1"/>
        </w:rPr>
        <w:t>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w:t>
      </w:r>
      <w:r w:rsidR="00673FD1">
        <w:rPr>
          <w:color w:val="000000" w:themeColor="text1"/>
        </w:rPr>
        <w:t>página</w:t>
      </w:r>
      <w:r>
        <w:rPr>
          <w:color w:val="000000" w:themeColor="text1"/>
        </w:rPr>
        <w:t xml:space="preserve">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164" w:name="_Ref511853812"/>
      <w:bookmarkStart w:id="165" w:name="_Ref511853808"/>
      <w:bookmarkStart w:id="166" w:name="_Toc512108140"/>
      <w:r>
        <w:t xml:space="preserve">Figura </w:t>
      </w:r>
      <w:r w:rsidR="00EB4C6B">
        <w:fldChar w:fldCharType="begin"/>
      </w:r>
      <w:r w:rsidR="00EB4C6B">
        <w:instrText xml:space="preserve"> </w:instrText>
      </w:r>
      <w:r w:rsidR="00EB4C6B">
        <w:instrText xml:space="preserve">SEQ Figura \* ARABIC </w:instrText>
      </w:r>
      <w:r w:rsidR="00EB4C6B">
        <w:fldChar w:fldCharType="separate"/>
      </w:r>
      <w:r w:rsidR="0065317A">
        <w:rPr>
          <w:noProof/>
        </w:rPr>
        <w:t>17</w:t>
      </w:r>
      <w:r w:rsidR="00EB4C6B">
        <w:rPr>
          <w:noProof/>
        </w:rPr>
        <w:fldChar w:fldCharType="end"/>
      </w:r>
      <w:bookmarkEnd w:id="164"/>
      <w:r>
        <w:t xml:space="preserve"> - Frame, MyCurriculum</w:t>
      </w:r>
      <w:bookmarkEnd w:id="165"/>
      <w:bookmarkEnd w:id="166"/>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 xml:space="preserve"> é composta por mais que um elemento, com o primeiro elemento demonstrando a </w:t>
      </w:r>
      <w:r w:rsidR="00673FD1">
        <w:rPr>
          <w:color w:val="000000" w:themeColor="text1"/>
        </w:rPr>
        <w:t>página</w:t>
      </w:r>
      <w:r>
        <w:rPr>
          <w:color w:val="000000" w:themeColor="text1"/>
        </w:rPr>
        <w:t xml:space="preserve"> quando a mesma serve para só demonstrar o currículo e o segundo elemento quando a </w:t>
      </w:r>
      <w:r w:rsidR="00673FD1">
        <w:rPr>
          <w:color w:val="000000" w:themeColor="text1"/>
        </w:rPr>
        <w:t>página</w:t>
      </w:r>
      <w:r>
        <w:rPr>
          <w:color w:val="000000" w:themeColor="text1"/>
        </w:rPr>
        <w:t xml:space="preserve">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 xml:space="preserve">Esta </w:t>
      </w:r>
      <w:r w:rsidR="00673FD1">
        <w:rPr>
          <w:color w:val="000000" w:themeColor="text1"/>
        </w:rPr>
        <w:t>página</w:t>
      </w:r>
      <w:r>
        <w:rPr>
          <w:color w:val="000000" w:themeColor="text1"/>
        </w:rPr>
        <w:t xml:space="preserve"> serve como exemplo da utilização de alguns </w:t>
      </w:r>
      <w:r w:rsidRPr="00F40589">
        <w:rPr>
          <w:i/>
          <w:color w:val="000000" w:themeColor="text1"/>
        </w:rPr>
        <w:t>inputs</w:t>
      </w:r>
      <w:r>
        <w:rPr>
          <w:color w:val="000000" w:themeColor="text1"/>
        </w:rPr>
        <w:t xml:space="preserve"> da aplicação como também de dois </w:t>
      </w:r>
      <w:r w:rsidRPr="00F40589">
        <w:rPr>
          <w:i/>
          <w:color w:val="000000" w:themeColor="text1"/>
        </w:rPr>
        <w:t>widgets</w:t>
      </w:r>
      <w:r>
        <w:rPr>
          <w:color w:val="000000" w:themeColor="text1"/>
        </w:rPr>
        <w:t xml:space="preserve"> muitas vezes utilizados para demonstrar e alterar informação.</w:t>
      </w:r>
    </w:p>
    <w:p w:rsidR="007D2048" w:rsidRDefault="007D2048" w:rsidP="00660A65">
      <w:pPr>
        <w:rPr>
          <w:color w:val="000000" w:themeColor="text1"/>
        </w:rPr>
      </w:pPr>
      <w:r>
        <w:rPr>
          <w:color w:val="000000" w:themeColor="text1"/>
        </w:rPr>
        <w:tab/>
        <w:t xml:space="preserve">Tais </w:t>
      </w:r>
      <w:r w:rsidRPr="00F40589">
        <w:rPr>
          <w:i/>
          <w:color w:val="000000" w:themeColor="text1"/>
        </w:rPr>
        <w:t>widgets</w:t>
      </w:r>
      <w:r>
        <w:rPr>
          <w:color w:val="000000" w:themeColor="text1"/>
        </w:rPr>
        <w:t xml:space="preserve"> são Show Record e Edit Record, ambos partilham </w:t>
      </w:r>
      <w:r w:rsidR="00FA3289">
        <w:rPr>
          <w:color w:val="000000" w:themeColor="text1"/>
        </w:rPr>
        <w:t xml:space="preserve">o </w:t>
      </w:r>
      <w:r>
        <w:rPr>
          <w:color w:val="000000" w:themeColor="text1"/>
        </w:rPr>
        <w:t xml:space="preserve">formato tabela e por isso são bastante utilizados em conjunto e </w:t>
      </w:r>
      <w:r w:rsidR="00FA3289">
        <w:rPr>
          <w:color w:val="000000" w:themeColor="text1"/>
        </w:rPr>
        <w:t xml:space="preserve">às </w:t>
      </w:r>
      <w:r>
        <w:rPr>
          <w:color w:val="000000" w:themeColor="text1"/>
        </w:rPr>
        <w:t xml:space="preserve">vezes separados. O formato apesar de simples combina visualmente com qualquer </w:t>
      </w:r>
      <w:r w:rsidR="00673FD1">
        <w:rPr>
          <w:color w:val="000000" w:themeColor="text1"/>
        </w:rPr>
        <w:t>página</w:t>
      </w:r>
      <w:r>
        <w:rPr>
          <w:color w:val="000000" w:themeColor="text1"/>
        </w:rPr>
        <w:t xml:space="preserve">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w:t>
      </w:r>
      <w:r w:rsidR="00673FD1">
        <w:rPr>
          <w:color w:val="000000" w:themeColor="text1"/>
        </w:rPr>
        <w:t>página</w:t>
      </w:r>
      <w:r w:rsidR="00A253FC">
        <w:rPr>
          <w:color w:val="000000" w:themeColor="text1"/>
        </w:rPr>
        <w:t xml:space="preserve"> </w:t>
      </w:r>
      <w:r w:rsidR="00FA3289">
        <w:rPr>
          <w:color w:val="000000" w:themeColor="text1"/>
        </w:rPr>
        <w:t xml:space="preserve">são </w:t>
      </w:r>
      <w:r w:rsidR="00A253FC">
        <w:rPr>
          <w:color w:val="000000" w:themeColor="text1"/>
        </w:rPr>
        <w:t>utilizado</w:t>
      </w:r>
      <w:r w:rsidR="00FA3289">
        <w:rPr>
          <w:color w:val="000000" w:themeColor="text1"/>
        </w:rPr>
        <w:t>s</w:t>
      </w:r>
      <w:r w:rsidR="00A253FC">
        <w:rPr>
          <w:color w:val="000000" w:themeColor="text1"/>
        </w:rPr>
        <w:t xml:space="preserve"> dois </w:t>
      </w:r>
      <w:r w:rsidR="00A253FC" w:rsidRPr="00F40589">
        <w:rPr>
          <w:i/>
          <w:color w:val="000000" w:themeColor="text1"/>
        </w:rPr>
        <w:t>inputs</w:t>
      </w:r>
      <w:r w:rsidR="00A253FC">
        <w:rPr>
          <w:color w:val="000000" w:themeColor="text1"/>
        </w:rPr>
        <w:t xml:space="preserve">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w:t>
      </w:r>
      <w:r w:rsidR="001742AC" w:rsidRPr="00F40589">
        <w:rPr>
          <w:i/>
          <w:color w:val="000000" w:themeColor="text1"/>
        </w:rPr>
        <w:t>input</w:t>
      </w:r>
      <w:r w:rsidR="001742AC">
        <w:rPr>
          <w:color w:val="000000" w:themeColor="text1"/>
        </w:rPr>
        <w:t xml:space="preserve">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 xml:space="preserve">O outro </w:t>
      </w:r>
      <w:r w:rsidRPr="00F40589">
        <w:rPr>
          <w:i/>
          <w:color w:val="000000" w:themeColor="text1"/>
        </w:rPr>
        <w:t>input</w:t>
      </w:r>
      <w:r>
        <w:rPr>
          <w:color w:val="000000" w:themeColor="text1"/>
        </w:rPr>
        <w:t xml:space="preserve"> é na verdade a combinação de um input simples, mais o </w:t>
      </w:r>
      <w:r w:rsidRPr="00F40589">
        <w:rPr>
          <w:i/>
          <w:color w:val="000000" w:themeColor="text1"/>
        </w:rPr>
        <w:t>rich widget</w:t>
      </w:r>
      <w:r>
        <w:rPr>
          <w:color w:val="000000" w:themeColor="text1"/>
        </w:rPr>
        <w:t xml:space="preserve"> Input </w:t>
      </w:r>
      <w:r w:rsidR="00FA3289">
        <w:rPr>
          <w:color w:val="000000" w:themeColor="text1"/>
        </w:rPr>
        <w:t>Calendar</w:t>
      </w:r>
      <w:r w:rsidR="000E0AB6">
        <w:rPr>
          <w:color w:val="000000" w:themeColor="text1"/>
        </w:rPr>
        <w:t xml:space="preserve">, que </w:t>
      </w:r>
      <w:r w:rsidR="00B376D8">
        <w:rPr>
          <w:color w:val="000000" w:themeColor="text1"/>
        </w:rPr>
        <w:t xml:space="preserve">faz aparecer um calendário onde se pode escolher uma data cada vez que o </w:t>
      </w:r>
      <w:r w:rsidR="00B376D8" w:rsidRPr="00F40589">
        <w:rPr>
          <w:i/>
          <w:color w:val="000000" w:themeColor="text1"/>
        </w:rPr>
        <w:t>input</w:t>
      </w:r>
      <w:r w:rsidR="00B376D8">
        <w:rPr>
          <w:color w:val="000000" w:themeColor="text1"/>
        </w:rPr>
        <w:t xml:space="preserve"> normal é pressionado, com a data escolhida sendo demonstrada nesse mesmo </w:t>
      </w:r>
      <w:r w:rsidR="00B376D8" w:rsidRPr="00F40589">
        <w:rPr>
          <w:i/>
          <w:color w:val="000000" w:themeColor="text1"/>
        </w:rPr>
        <w:t>input</w:t>
      </w:r>
      <w:r w:rsidR="00B376D8">
        <w:rPr>
          <w:color w:val="000000" w:themeColor="text1"/>
        </w:rPr>
        <w:t>.</w:t>
      </w:r>
    </w:p>
    <w:p w:rsidR="00B376D8" w:rsidRDefault="0060274E" w:rsidP="00660A65">
      <w:r>
        <w:rPr>
          <w:color w:val="000000" w:themeColor="text1"/>
        </w:rPr>
        <w:tab/>
        <w:t xml:space="preserve">Como também </w:t>
      </w:r>
      <w:r w:rsidR="004B3FAD">
        <w:rPr>
          <w:color w:val="000000" w:themeColor="text1"/>
        </w:rPr>
        <w:t>foi</w:t>
      </w:r>
      <w:r>
        <w:rPr>
          <w:color w:val="000000" w:themeColor="text1"/>
        </w:rPr>
        <w:t xml:space="preserve">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w:t>
      </w:r>
      <w:r w:rsidR="00D5784C">
        <w:rPr>
          <w:color w:val="000000" w:themeColor="text1"/>
        </w:rPr>
        <w:t>dossiê</w:t>
      </w:r>
      <w:r>
        <w:rPr>
          <w:color w:val="000000" w:themeColor="text1"/>
        </w:rPr>
        <w:t xml:space="preserve"> de capacidades que é composto de várias entidades associadas ao colaborador. A </w:t>
      </w:r>
      <w:r w:rsidR="00673FD1">
        <w:rPr>
          <w:color w:val="000000" w:themeColor="text1"/>
        </w:rPr>
        <w:t>página</w:t>
      </w:r>
      <w:r>
        <w:rPr>
          <w:color w:val="000000" w:themeColor="text1"/>
        </w:rPr>
        <w:t xml:space="preserve">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65317A">
        <w:t xml:space="preserve">Figura </w:t>
      </w:r>
      <w:r w:rsidR="0065317A">
        <w:rPr>
          <w:noProof/>
        </w:rPr>
        <w:t>18</w:t>
      </w:r>
      <w:r w:rsidR="0071132D">
        <w:rPr>
          <w:color w:val="000000" w:themeColor="text1"/>
        </w:rPr>
        <w:fldChar w:fldCharType="end"/>
      </w:r>
      <w:r>
        <w:t xml:space="preserve">, demonstra esta </w:t>
      </w:r>
      <w:r w:rsidR="00673FD1">
        <w:t>página</w:t>
      </w:r>
      <w:r>
        <w:t xml:space="preserve">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167" w:name="_Ref511853918"/>
      <w:bookmarkStart w:id="168" w:name="_Toc512108141"/>
      <w:r>
        <w:lastRenderedPageBreak/>
        <w:t xml:space="preserve">Figura </w:t>
      </w:r>
      <w:r w:rsidR="00EB4C6B">
        <w:fldChar w:fldCharType="begin"/>
      </w:r>
      <w:r w:rsidR="00EB4C6B">
        <w:instrText xml:space="preserve"> SEQ Figura \* ARABIC </w:instrText>
      </w:r>
      <w:r w:rsidR="00EB4C6B">
        <w:fldChar w:fldCharType="separate"/>
      </w:r>
      <w:r w:rsidR="0065317A">
        <w:rPr>
          <w:noProof/>
        </w:rPr>
        <w:t>18</w:t>
      </w:r>
      <w:r w:rsidR="00EB4C6B">
        <w:rPr>
          <w:noProof/>
        </w:rPr>
        <w:fldChar w:fldCharType="end"/>
      </w:r>
      <w:bookmarkEnd w:id="167"/>
      <w:r>
        <w:t xml:space="preserve"> - Frames, MyProfile</w:t>
      </w:r>
      <w:bookmarkEnd w:id="168"/>
    </w:p>
    <w:p w:rsidR="00297C3E" w:rsidRDefault="00297C3E" w:rsidP="00297C3E">
      <w:r>
        <w:tab/>
        <w:t>O primeiro elemento a notar é a Editable Tabel</w:t>
      </w:r>
      <w:r w:rsidR="00FA3289">
        <w:t>,</w:t>
      </w:r>
      <w:r>
        <w:t xml:space="preserve"> uma tabela que permite adicionar elementos </w:t>
      </w:r>
      <w:r w:rsidR="00FA3289">
        <w:t xml:space="preserve">à </w:t>
      </w:r>
      <w:r>
        <w:t xml:space="preserve">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FA3289">
        <w:t>guarda</w:t>
      </w:r>
      <w:r w:rsidR="008E232A">
        <w:t xml:space="preserve"> as alterações</w:t>
      </w:r>
      <w:r>
        <w:t xml:space="preserve"> </w:t>
      </w:r>
      <w:r w:rsidR="00FA3289">
        <w:t xml:space="preserve">à </w:t>
      </w:r>
      <w:r>
        <w:t>mesma.</w:t>
      </w:r>
    </w:p>
    <w:p w:rsidR="00297C3E" w:rsidRDefault="00BE6EF2" w:rsidP="00297C3E">
      <w:r>
        <w:tab/>
      </w:r>
      <w:r w:rsidR="008E232A">
        <w:t xml:space="preserve">No caso desta </w:t>
      </w:r>
      <w:r w:rsidR="00673FD1">
        <w:t>página</w:t>
      </w:r>
      <w:r w:rsidR="008E232A">
        <w:t xml:space="preserve"> o remover e </w:t>
      </w:r>
      <w:r w:rsidR="00FA3289">
        <w:t xml:space="preserve">guardar </w:t>
      </w:r>
      <w:r w:rsidR="008E232A">
        <w:t>elementos não só altera a tabela como também</w:t>
      </w:r>
      <w:r w:rsidR="00BA44FE">
        <w:t xml:space="preserve"> altera diretamente a base de dados.</w:t>
      </w:r>
    </w:p>
    <w:p w:rsidR="00BA44FE" w:rsidRDefault="00BA44FE" w:rsidP="00297C3E">
      <w:r>
        <w:tab/>
        <w:t xml:space="preserve">A única entidade que compõe o </w:t>
      </w:r>
      <w:r w:rsidR="00D5784C">
        <w:t>dossiê</w:t>
      </w:r>
      <w:r>
        <w:t xml:space="preserve">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 xml:space="preserve">Já para adicionar uma nova instancia a CandidateAppDeveloped é utilizado o PopUp Editor, um </w:t>
      </w:r>
      <w:r w:rsidRPr="00F40589">
        <w:rPr>
          <w:i/>
        </w:rPr>
        <w:t>rich widget</w:t>
      </w:r>
      <w:r>
        <w:t xml:space="preserve"> que permite criar uma </w:t>
      </w:r>
      <w:r w:rsidR="00673FD1">
        <w:t>página</w:t>
      </w:r>
      <w:r>
        <w:t xml:space="preserve"> tipo </w:t>
      </w:r>
      <w:r w:rsidRPr="00F40589">
        <w:rPr>
          <w:i/>
        </w:rPr>
        <w:t>popup</w:t>
      </w:r>
      <w:r>
        <w:t xml:space="preserve"> a partir de uma </w:t>
      </w:r>
      <w:r w:rsidR="00673FD1">
        <w:t>página</w:t>
      </w:r>
      <w:r>
        <w:t xml:space="preserve"> já estabelecida na aplicação.</w:t>
      </w:r>
    </w:p>
    <w:p w:rsidR="00BA44FE" w:rsidRDefault="00BA44FE" w:rsidP="00297C3E">
      <w:r>
        <w:tab/>
        <w:t xml:space="preserve">No caso da MyProfile o PopUp esta relacionado com o botão “Add”, verificado no final da </w:t>
      </w:r>
      <w:r w:rsidR="00673FD1">
        <w:t>página</w:t>
      </w:r>
      <w:r>
        <w:t xml:space="preserve">, este realiza um </w:t>
      </w:r>
      <w:r w:rsidRPr="00F40589">
        <w:rPr>
          <w:i/>
        </w:rPr>
        <w:t>navigate</w:t>
      </w:r>
      <w:r>
        <w:t xml:space="preserve"> para a </w:t>
      </w:r>
      <w:r w:rsidR="00673FD1">
        <w:t>página</w:t>
      </w:r>
      <w:r>
        <w:t xml:space="preserve"> AddAppPopUp, que </w:t>
      </w:r>
      <w:r w:rsidR="004B3FAD">
        <w:t>foi</w:t>
      </w:r>
      <w:r>
        <w:t xml:space="preserve"> produzida para ser utilizada como um </w:t>
      </w:r>
      <w:r w:rsidRPr="00F40589">
        <w:rPr>
          <w:i/>
        </w:rPr>
        <w:t>popup</w:t>
      </w:r>
      <w:r>
        <w:t>.</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w:t>
      </w:r>
      <w:r w:rsidR="00673FD1">
        <w:t>página</w:t>
      </w:r>
      <w:r w:rsidR="008228A7">
        <w:t xml:space="preserve">s da aplicação web da IView é de </w:t>
      </w:r>
      <w:r w:rsidR="002D0415">
        <w:t>listar</w:t>
      </w:r>
      <w:r w:rsidR="008228A7">
        <w:t xml:space="preserve"> um conjunto de instancias estabelecidas duma entidade da base de dados. Um exemplo simples destas </w:t>
      </w:r>
      <w:r w:rsidR="00673FD1">
        <w:t>página</w:t>
      </w:r>
      <w:r w:rsidR="008228A7">
        <w:t xml:space="preserve">s é a </w:t>
      </w:r>
      <w:r w:rsidR="00673FD1">
        <w:t>página</w:t>
      </w:r>
      <w:r w:rsidR="008228A7">
        <w:t xml:space="preserve"> demonstrada na </w:t>
      </w:r>
      <w:r w:rsidR="001F46ED">
        <w:fldChar w:fldCharType="begin"/>
      </w:r>
      <w:r w:rsidR="001F46ED">
        <w:instrText xml:space="preserve"> REF _Ref511853996 \h </w:instrText>
      </w:r>
      <w:r w:rsidR="001F46ED">
        <w:fldChar w:fldCharType="separate"/>
      </w:r>
      <w:r w:rsidR="0065317A">
        <w:t xml:space="preserve">Figura </w:t>
      </w:r>
      <w:r w:rsidR="0065317A">
        <w:rPr>
          <w:noProof/>
        </w:rPr>
        <w:t>19</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169" w:name="_Ref511853996"/>
      <w:bookmarkStart w:id="170" w:name="_Toc512108142"/>
      <w:r>
        <w:t xml:space="preserve">Figura </w:t>
      </w:r>
      <w:r w:rsidR="00EB4C6B">
        <w:fldChar w:fldCharType="begin"/>
      </w:r>
      <w:r w:rsidR="00EB4C6B">
        <w:instrText xml:space="preserve"> SEQ Figura \* ARABIC </w:instrText>
      </w:r>
      <w:r w:rsidR="00EB4C6B">
        <w:fldChar w:fldCharType="separate"/>
      </w:r>
      <w:r w:rsidR="0065317A">
        <w:rPr>
          <w:noProof/>
        </w:rPr>
        <w:t>19</w:t>
      </w:r>
      <w:r w:rsidR="00EB4C6B">
        <w:rPr>
          <w:noProof/>
        </w:rPr>
        <w:fldChar w:fldCharType="end"/>
      </w:r>
      <w:bookmarkEnd w:id="169"/>
      <w:r>
        <w:t xml:space="preserve"> - Frames, Forms</w:t>
      </w:r>
      <w:bookmarkEnd w:id="170"/>
    </w:p>
    <w:p w:rsidR="00C267A4" w:rsidRDefault="008228A7" w:rsidP="001B54D5">
      <w:r>
        <w:lastRenderedPageBreak/>
        <w:tab/>
        <w:t xml:space="preserve">Esta </w:t>
      </w:r>
      <w:r w:rsidR="00673FD1">
        <w:t>página</w:t>
      </w:r>
      <w:r>
        <w:t xml:space="preserve"> apesar de simples </w:t>
      </w:r>
      <w:r w:rsidR="00FA3289">
        <w:t xml:space="preserve">mostra </w:t>
      </w:r>
      <w:r>
        <w:t xml:space="preserve">os componentes mais comuns das </w:t>
      </w:r>
      <w:r w:rsidR="00673FD1">
        <w:t>página</w:t>
      </w:r>
      <w:r>
        <w:t>s que demonstram as instancia duma entidade.</w:t>
      </w:r>
    </w:p>
    <w:p w:rsidR="008228A7" w:rsidRDefault="008228A7" w:rsidP="001B54D5">
      <w:r>
        <w:tab/>
        <w:t xml:space="preserve">A primeira é a utilização da Table Records para </w:t>
      </w:r>
      <w:r w:rsidR="00FA3289">
        <w:t xml:space="preserve">demonstrar </w:t>
      </w:r>
      <w:r>
        <w:t xml:space="preserve">as instancias em si. Esta </w:t>
      </w:r>
      <w:r w:rsidRPr="00F40589">
        <w:rPr>
          <w:i/>
        </w:rPr>
        <w:t>widget</w:t>
      </w:r>
      <w:r>
        <w:t xml:space="preserve"> é semelhante a List Records, ambas demonstram instancias duma lista, mas ao contrario da List a Tabel demonstra a informação no </w:t>
      </w:r>
      <w:r w:rsidR="00D5748A">
        <w:t xml:space="preserve">formato de tabela. Esta </w:t>
      </w:r>
      <w:r w:rsidR="00D5748A" w:rsidRPr="00F40589">
        <w:rPr>
          <w:i/>
        </w:rPr>
        <w:t>widget</w:t>
      </w:r>
      <w:r w:rsidR="00D5748A">
        <w:t xml:space="preserve"> serve principalmente para demonstra</w:t>
      </w:r>
      <w:r w:rsidR="00FA3289">
        <w:t>r</w:t>
      </w:r>
      <w:r w:rsidR="00D5748A">
        <w:t xml:space="preserve"> instancias com informação pouco extensa e por isso que possam ser demonstradas numa só linha de texto.</w:t>
      </w:r>
    </w:p>
    <w:p w:rsidR="00D5748A" w:rsidRDefault="00D710E4" w:rsidP="001B54D5">
      <w:r>
        <w:tab/>
        <w:t xml:space="preserve">Normalmente os elementos desta tabela incluem um </w:t>
      </w:r>
      <w:r w:rsidRPr="00F40589">
        <w:rPr>
          <w:i/>
        </w:rPr>
        <w:t>link</w:t>
      </w:r>
      <w:r>
        <w:t xml:space="preserve"> que permite aceder a </w:t>
      </w:r>
      <w:r w:rsidR="00673FD1">
        <w:t>página</w:t>
      </w:r>
      <w:r>
        <w:t xml:space="preserve"> onde a instancia pode ser demonstrada numa forma mais extensa, onde também é normalmente possível alterar ou destruir a instancia.</w:t>
      </w:r>
    </w:p>
    <w:p w:rsidR="00D710E4" w:rsidRDefault="00D710E4" w:rsidP="001B54D5">
      <w:r>
        <w:tab/>
        <w:t>Esta tabela normalmente é formada para demonstra</w:t>
      </w:r>
      <w:r w:rsidR="006B1E3D">
        <w:t>r</w:t>
      </w:r>
      <w:r>
        <w:t xml:space="preserve"> um conjunto limitado de instancias da base de dados, por causa desta limitação é necessário utilizar outro elemento habitual deste tipo de </w:t>
      </w:r>
      <w:r w:rsidR="00673FD1">
        <w:t>página</w:t>
      </w:r>
      <w:r>
        <w:t>s a lista de botões de navegação.</w:t>
      </w:r>
    </w:p>
    <w:p w:rsidR="00D710E4" w:rsidRDefault="00D710E4" w:rsidP="001B54D5">
      <w:r>
        <w:tab/>
      </w:r>
      <w:r w:rsidR="007143E7">
        <w:t xml:space="preserve">Esta navegação é realizada com o </w:t>
      </w:r>
      <w:r w:rsidR="007143E7" w:rsidRPr="00F40589">
        <w:rPr>
          <w:i/>
        </w:rPr>
        <w:t>rich widget</w:t>
      </w:r>
      <w:r w:rsidR="007143E7">
        <w:t xml:space="preserve"> List_Navigation, que produz a lista de botões de navegação como necessário tendo a conta a tabela, sem de precisar de código</w:t>
      </w:r>
      <w:r w:rsidR="006B1E3D">
        <w:t xml:space="preserve"> extra</w:t>
      </w:r>
      <w:r w:rsidR="007143E7">
        <w:t xml:space="preserve"> da parte da aplicação.</w:t>
      </w:r>
    </w:p>
    <w:p w:rsidR="007143E7" w:rsidRDefault="007143E7" w:rsidP="001B54D5">
      <w:r>
        <w:tab/>
        <w:t xml:space="preserve">Deve ser notado que a List_Navigation não inclui em si a capacidade de alterar a tabela, para tal é necessário associar a mesma uma Screen Action. Esta deve obter a informação da tabela, normalmente realizando uma Resfesh Data sobre o </w:t>
      </w:r>
      <w:r w:rsidR="006B1E3D">
        <w:rPr>
          <w:i/>
        </w:rPr>
        <w:t>a</w:t>
      </w:r>
      <w:r w:rsidR="006B1E3D" w:rsidRPr="00F40589">
        <w:rPr>
          <w:i/>
        </w:rPr>
        <w:t>ggreate</w:t>
      </w:r>
      <w:r w:rsidR="006B1E3D">
        <w:t xml:space="preserve"> </w:t>
      </w:r>
      <w:r>
        <w:t xml:space="preserve">que obteve a informação da tabela, seguindo de um </w:t>
      </w:r>
      <w:r w:rsidRPr="006B1E3D">
        <w:t>Ajax Refresh</w:t>
      </w:r>
      <w:r>
        <w:t xml:space="preserve"> sobre a tabela em si.</w:t>
      </w:r>
    </w:p>
    <w:p w:rsidR="00BB5D10" w:rsidRDefault="00055D4D" w:rsidP="001B54D5">
      <w:r>
        <w:tab/>
      </w:r>
      <w:r w:rsidR="00BB5D10">
        <w:t xml:space="preserve">Esta forma de navegação não </w:t>
      </w:r>
      <w:r w:rsidR="004B3FAD">
        <w:t>foi</w:t>
      </w:r>
      <w:r w:rsidR="00BB5D10">
        <w:t xml:space="preserve"> a primeira utilizada, sendo que originalmente </w:t>
      </w:r>
      <w:r w:rsidR="004B3FAD">
        <w:t>foi</w:t>
      </w:r>
      <w:r w:rsidR="00BB5D10">
        <w:t xml:space="preserve"> utilizado dois botões um para obter a </w:t>
      </w:r>
      <w:r w:rsidR="00673FD1">
        <w:t>página</w:t>
      </w:r>
      <w:r w:rsidR="00BB5D10">
        <w:t xml:space="preserve"> seguinte e outra a </w:t>
      </w:r>
      <w:r w:rsidR="00673FD1">
        <w:t>página</w:t>
      </w:r>
      <w:r w:rsidR="00BB5D10">
        <w:t xml:space="preserve"> anterior.</w:t>
      </w:r>
    </w:p>
    <w:p w:rsidR="00BB5D10" w:rsidRDefault="00BB5D10" w:rsidP="00BB5D10">
      <w:r>
        <w:tab/>
        <w:t xml:space="preserve">Estes botões envolviam um quanto código extra da parte da aplicação, primeiro era utilizado quatro variáveis, o </w:t>
      </w:r>
      <w:r w:rsidRPr="00F40589">
        <w:rPr>
          <w:i/>
        </w:rPr>
        <w:t>current</w:t>
      </w:r>
      <w:r>
        <w:t xml:space="preserve"> que representava a </w:t>
      </w:r>
      <w:r w:rsidR="00673FD1">
        <w:t>página</w:t>
      </w:r>
      <w:r>
        <w:t xml:space="preserve"> da lista verificada, nRows o numero de elemento por cada </w:t>
      </w:r>
      <w:r w:rsidR="00673FD1">
        <w:t>página</w:t>
      </w:r>
      <w:r>
        <w:t xml:space="preserve"> da lista, needsNext e needsPrev que demonstram a necessidade do botão </w:t>
      </w:r>
      <w:r w:rsidRPr="006B1E3D">
        <w:t>Next</w:t>
      </w:r>
      <w:r>
        <w:t xml:space="preserve"> e o botão </w:t>
      </w:r>
      <w:r w:rsidRPr="006B1E3D">
        <w:t>Prev</w:t>
      </w:r>
      <w:r>
        <w:t xml:space="preserve">. </w:t>
      </w:r>
    </w:p>
    <w:p w:rsidR="00BB5D10" w:rsidRDefault="00BB5D10" w:rsidP="00BB5D10">
      <w:pPr>
        <w:ind w:firstLine="708"/>
      </w:pPr>
      <w:r>
        <w:t>As duas ultimas variáveis seria</w:t>
      </w:r>
      <w:r w:rsidR="006B1E3D">
        <w:t>m</w:t>
      </w:r>
      <w:r>
        <w:t xml:space="preserve">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w:t>
      </w:r>
      <w:r w:rsidRPr="006B1E3D">
        <w:t>Prev</w:t>
      </w:r>
      <w:r>
        <w:t xml:space="preserve"> era bastante simples, sendo que desde que </w:t>
      </w:r>
      <w:r w:rsidRPr="00F40589">
        <w:rPr>
          <w:i/>
        </w:rPr>
        <w:t>current</w:t>
      </w:r>
      <w:r>
        <w:t xml:space="preserve"> </w:t>
      </w:r>
      <w:r>
        <w:rPr>
          <w:rStyle w:val="irreg"/>
        </w:rPr>
        <w:t xml:space="preserve">fosse maior que zero então havia pelo menos uma </w:t>
      </w:r>
      <w:r w:rsidR="00673FD1">
        <w:rPr>
          <w:rStyle w:val="irreg"/>
        </w:rPr>
        <w:t>página</w:t>
      </w:r>
      <w:r>
        <w:rPr>
          <w:rStyle w:val="irreg"/>
        </w:rPr>
        <w:t xml:space="preserve"> anterior a mostrar.</w:t>
      </w:r>
    </w:p>
    <w:p w:rsidR="00623535" w:rsidRDefault="008C1932" w:rsidP="00BB5D10">
      <w:pPr>
        <w:ind w:firstLine="708"/>
        <w:rPr>
          <w:rStyle w:val="irreg"/>
        </w:rPr>
      </w:pPr>
      <w:r>
        <w:rPr>
          <w:rStyle w:val="irreg"/>
        </w:rPr>
        <w:t xml:space="preserve">Já a necessidade de </w:t>
      </w:r>
      <w:r w:rsidRPr="006B1E3D">
        <w:rPr>
          <w:rStyle w:val="irreg"/>
        </w:rPr>
        <w:t>Next</w:t>
      </w:r>
      <w:r>
        <w:rPr>
          <w:rStyle w:val="irreg"/>
        </w:rPr>
        <w:t xml:space="preserve"> era mais complexo, primeir</w:t>
      </w:r>
      <w:r w:rsidR="00623535">
        <w:rPr>
          <w:rStyle w:val="irreg"/>
        </w:rPr>
        <w:t xml:space="preserve">o a informação para a listagem teria de ocorrer com um SQLQuery em vez de um Aggregate (como é feito atualmente), e nesta </w:t>
      </w:r>
      <w:r w:rsidR="006B1E3D" w:rsidRPr="00F40589">
        <w:rPr>
          <w:rStyle w:val="irreg"/>
          <w:i/>
        </w:rPr>
        <w:t>quer</w:t>
      </w:r>
      <w:r w:rsidR="006B1E3D">
        <w:rPr>
          <w:rStyle w:val="irreg"/>
          <w:i/>
        </w:rPr>
        <w:t>y</w:t>
      </w:r>
      <w:r w:rsidR="006B1E3D">
        <w:rPr>
          <w:rStyle w:val="irreg"/>
        </w:rPr>
        <w:t xml:space="preserve"> </w:t>
      </w:r>
      <w:r w:rsidR="00623535">
        <w:rPr>
          <w:rStyle w:val="irreg"/>
        </w:rPr>
        <w:t xml:space="preserve">era obtida nRows mais 1 instancia da entidade. </w:t>
      </w:r>
    </w:p>
    <w:p w:rsidR="00623535" w:rsidRDefault="00623535" w:rsidP="00BB5D10">
      <w:pPr>
        <w:ind w:firstLine="708"/>
        <w:rPr>
          <w:rStyle w:val="irreg"/>
        </w:rPr>
      </w:pPr>
      <w:r>
        <w:rPr>
          <w:rStyle w:val="irreg"/>
        </w:rPr>
        <w:t xml:space="preserve">Se o resultado dessa </w:t>
      </w:r>
      <w:r w:rsidR="006B1E3D" w:rsidRPr="00F40589">
        <w:rPr>
          <w:rStyle w:val="irreg"/>
          <w:i/>
        </w:rPr>
        <w:t>query</w:t>
      </w:r>
      <w:r w:rsidR="006B1E3D">
        <w:rPr>
          <w:rStyle w:val="irreg"/>
        </w:rPr>
        <w:t xml:space="preserve"> </w:t>
      </w:r>
      <w:r>
        <w:rPr>
          <w:rStyle w:val="irreg"/>
        </w:rPr>
        <w:t xml:space="preserve">for um numero de instancias igual a nRows mais 1 então é necessário o </w:t>
      </w:r>
      <w:r w:rsidRPr="006B1E3D">
        <w:rPr>
          <w:rStyle w:val="irreg"/>
        </w:rPr>
        <w:t>Next</w:t>
      </w:r>
      <w:r>
        <w:rPr>
          <w:rStyle w:val="irreg"/>
        </w:rPr>
        <w:t xml:space="preserve">, para no mínimo obter a ultima instancia. </w:t>
      </w:r>
    </w:p>
    <w:p w:rsidR="00623535" w:rsidRDefault="00623535" w:rsidP="00BB5D10">
      <w:pPr>
        <w:ind w:firstLine="708"/>
        <w:rPr>
          <w:rStyle w:val="irreg"/>
        </w:rPr>
      </w:pPr>
      <w:r>
        <w:rPr>
          <w:rStyle w:val="irreg"/>
        </w:rPr>
        <w:lastRenderedPageBreak/>
        <w:t xml:space="preserve">Com a utilização do List_Navigation estas variáveis são desnecessárias e o </w:t>
      </w:r>
      <w:r w:rsidRPr="00F40589">
        <w:rPr>
          <w:rStyle w:val="irreg"/>
          <w:i/>
        </w:rPr>
        <w:t>query</w:t>
      </w:r>
      <w:r>
        <w:rPr>
          <w:rStyle w:val="irreg"/>
        </w:rPr>
        <w:t xml:space="preserve"> pode ser substituído por um Aggregate, que em si é otimizado, dai ter sido escolhida sobre o sistema dos botões Prev e Next.</w:t>
      </w:r>
    </w:p>
    <w:p w:rsidR="008C1932" w:rsidRDefault="00623535" w:rsidP="00BB5D10">
      <w:pPr>
        <w:ind w:firstLine="708"/>
      </w:pPr>
      <w:r>
        <w:rPr>
          <w:rStyle w:val="irreg"/>
        </w:rPr>
        <w:t>Outro fator desta escolha é o facto que o List_Navigation permite vários botões numerados, não sendo restinguido ao</w:t>
      </w:r>
      <w:r w:rsidR="006B1E3D">
        <w:rPr>
          <w:rStyle w:val="irreg"/>
        </w:rPr>
        <w:t>s</w:t>
      </w:r>
      <w:r>
        <w:rPr>
          <w:rStyle w:val="irreg"/>
        </w:rPr>
        <w:t xml:space="preserve"> </w:t>
      </w:r>
      <w:r w:rsidR="006B1E3D">
        <w:rPr>
          <w:rStyle w:val="irreg"/>
        </w:rPr>
        <w:t xml:space="preserve">botões Next </w:t>
      </w:r>
      <w:r>
        <w:rPr>
          <w:rStyle w:val="irreg"/>
        </w:rPr>
        <w:t xml:space="preserve">e </w:t>
      </w:r>
      <w:r w:rsidR="006B1E3D">
        <w:rPr>
          <w:rStyle w:val="irreg"/>
        </w:rPr>
        <w:t>Previous</w:t>
      </w:r>
      <w:r>
        <w:rPr>
          <w:rStyle w:val="irreg"/>
        </w:rPr>
        <w:t xml:space="preserve">, que também inclui.  </w:t>
      </w:r>
    </w:p>
    <w:p w:rsidR="00055D4D" w:rsidRDefault="00055D4D" w:rsidP="00BB5D10">
      <w:pPr>
        <w:ind w:firstLine="708"/>
      </w:pPr>
      <w:r>
        <w:t xml:space="preserve">Outro elemento bastante comum </w:t>
      </w:r>
      <w:r w:rsidR="006B1E3D">
        <w:t>n</w:t>
      </w:r>
      <w:r>
        <w:t xml:space="preserve">as </w:t>
      </w:r>
      <w:r w:rsidR="00673FD1">
        <w:t>página</w:t>
      </w:r>
      <w:r>
        <w:t xml:space="preserve">s de instancias é um formulário de pesquisa, </w:t>
      </w:r>
      <w:r w:rsidR="007452DA">
        <w:t xml:space="preserve">que normalmente é composto por um </w:t>
      </w:r>
      <w:r w:rsidR="007452DA" w:rsidRPr="00F40589">
        <w:rPr>
          <w:i/>
        </w:rPr>
        <w:t>input</w:t>
      </w:r>
      <w:r w:rsidR="007452DA">
        <w:t xml:space="preserve"> e dois botões. No </w:t>
      </w:r>
      <w:r w:rsidR="007452DA" w:rsidRPr="00F40589">
        <w:rPr>
          <w:i/>
        </w:rPr>
        <w:t>input</w:t>
      </w:r>
      <w:r w:rsidR="007452DA">
        <w:t xml:space="preserve"> o utilizador </w:t>
      </w:r>
      <w:r w:rsidR="00E33ED1">
        <w:t xml:space="preserve">pode introduzir um valor de pesquisa, normalmente um valor texto da entidade demonstrada na </w:t>
      </w:r>
      <w:r w:rsidR="00673FD1">
        <w:t>página</w:t>
      </w:r>
      <w:r w:rsidR="00E33ED1">
        <w:t>.</w:t>
      </w:r>
    </w:p>
    <w:p w:rsidR="00AA1072" w:rsidRDefault="009A662F" w:rsidP="001B54D5">
      <w:r>
        <w:tab/>
        <w:t xml:space="preserve">Sobre os botões um permite pesquisa reexecutando o </w:t>
      </w:r>
      <w:r w:rsidR="006B1E3D">
        <w:t xml:space="preserve">Aggregate </w:t>
      </w:r>
      <w:r>
        <w:t xml:space="preserve">que obtém a informação da tabela, com o valor da </w:t>
      </w:r>
      <w:r w:rsidRPr="00F40589">
        <w:rPr>
          <w:i/>
        </w:rPr>
        <w:t>input</w:t>
      </w:r>
      <w:r w:rsidR="00AA1072">
        <w:t xml:space="preserve">. </w:t>
      </w:r>
      <w:r>
        <w:t xml:space="preserve">O outro botão permite restabelecer a tabela, com o valor de pesquisa </w:t>
      </w:r>
      <w:r w:rsidRPr="00F40589">
        <w:rPr>
          <w:i/>
        </w:rPr>
        <w:t>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65317A">
        <w:t xml:space="preserve">Figura </w:t>
      </w:r>
      <w:r w:rsidR="0065317A">
        <w:rPr>
          <w:noProof/>
        </w:rPr>
        <w:t>19</w:t>
      </w:r>
      <w:r w:rsidR="003F61F5">
        <w:fldChar w:fldCharType="end"/>
      </w:r>
      <w:r>
        <w:rPr>
          <w:color w:val="000000" w:themeColor="text1"/>
        </w:rPr>
        <w:t xml:space="preserve">, o botão “Add Form”, este botão não é utilizado sempre neste tipo de </w:t>
      </w:r>
      <w:r w:rsidR="00673FD1">
        <w:rPr>
          <w:color w:val="000000" w:themeColor="text1"/>
        </w:rPr>
        <w:t>página</w:t>
      </w:r>
      <w:r w:rsidR="00E546D8">
        <w:rPr>
          <w:color w:val="000000" w:themeColor="text1"/>
        </w:rPr>
        <w:t>s,</w:t>
      </w:r>
      <w:r>
        <w:rPr>
          <w:color w:val="000000" w:themeColor="text1"/>
        </w:rPr>
        <w:t xml:space="preserve"> mas aparece em grande parte. O botão serve sempre para navegar para uma </w:t>
      </w:r>
      <w:r w:rsidR="00673FD1">
        <w:rPr>
          <w:color w:val="000000" w:themeColor="text1"/>
        </w:rPr>
        <w:t>página</w:t>
      </w:r>
      <w:r>
        <w:rPr>
          <w:color w:val="000000" w:themeColor="text1"/>
        </w:rPr>
        <w:t xml:space="preserve"> onde é possível adicionar um novo elemento.</w:t>
      </w:r>
    </w:p>
    <w:p w:rsidR="00E546D8" w:rsidRPr="00AA1072" w:rsidRDefault="00E546D8" w:rsidP="001B54D5">
      <w:pPr>
        <w:rPr>
          <w:color w:val="000000" w:themeColor="text1"/>
        </w:rPr>
      </w:pPr>
      <w:r>
        <w:rPr>
          <w:color w:val="000000" w:themeColor="text1"/>
        </w:rPr>
        <w:tab/>
        <w:t xml:space="preserve">Existem algumas exceções </w:t>
      </w:r>
      <w:r w:rsidR="006B1E3D">
        <w:rPr>
          <w:color w:val="000000" w:themeColor="text1"/>
        </w:rPr>
        <w:t xml:space="preserve">nas </w:t>
      </w:r>
      <w:r w:rsidR="00673FD1">
        <w:rPr>
          <w:color w:val="000000" w:themeColor="text1"/>
        </w:rPr>
        <w:t>página</w:t>
      </w:r>
      <w:r w:rsidR="00E84006">
        <w:rPr>
          <w:color w:val="000000" w:themeColor="text1"/>
        </w:rPr>
        <w:t>s de listagem das instancias, algumas introduzindo um formato alternativo a pesquisa, outros demonstra</w:t>
      </w:r>
      <w:r w:rsidR="006B1E3D">
        <w:rPr>
          <w:color w:val="000000" w:themeColor="text1"/>
        </w:rPr>
        <w:t>m</w:t>
      </w:r>
      <w:r w:rsidR="00E84006">
        <w:rPr>
          <w:color w:val="000000" w:themeColor="text1"/>
        </w:rPr>
        <w:t xml:space="preserve">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65317A">
        <w:t xml:space="preserve">Figura </w:t>
      </w:r>
      <w:r w:rsidR="0065317A">
        <w:rPr>
          <w:noProof/>
        </w:rPr>
        <w:t>20</w:t>
      </w:r>
      <w:r w:rsidR="00120868">
        <w:fldChar w:fldCharType="end"/>
      </w:r>
      <w:r w:rsidR="00626F12">
        <w:rPr>
          <w:color w:val="000000" w:themeColor="text1"/>
        </w:rPr>
        <w:t xml:space="preserve">, onde é </w:t>
      </w:r>
      <w:r w:rsidR="006B1E3D">
        <w:rPr>
          <w:color w:val="000000" w:themeColor="text1"/>
        </w:rPr>
        <w:t xml:space="preserve">verificada </w:t>
      </w:r>
      <w:r w:rsidR="00626F12">
        <w:rPr>
          <w:color w:val="000000" w:themeColor="text1"/>
        </w:rPr>
        <w:t xml:space="preserve">a </w:t>
      </w:r>
      <w:r w:rsidR="00673FD1">
        <w:rPr>
          <w:color w:val="000000" w:themeColor="text1"/>
        </w:rPr>
        <w:t>página</w:t>
      </w:r>
      <w:r w:rsidR="00626F12">
        <w:rPr>
          <w:color w:val="000000" w:themeColor="text1"/>
        </w:rPr>
        <w:t xml:space="preserve">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171" w:name="_Ref511854151"/>
      <w:bookmarkStart w:id="172" w:name="_Toc512108143"/>
      <w:r>
        <w:t xml:space="preserve">Figura </w:t>
      </w:r>
      <w:r w:rsidR="00EB4C6B">
        <w:fldChar w:fldCharType="begin"/>
      </w:r>
      <w:r w:rsidR="00EB4C6B">
        <w:instrText xml:space="preserve"> SEQ Figura \* ARABIC </w:instrText>
      </w:r>
      <w:r w:rsidR="00EB4C6B">
        <w:fldChar w:fldCharType="separate"/>
      </w:r>
      <w:r w:rsidR="0065317A">
        <w:rPr>
          <w:noProof/>
        </w:rPr>
        <w:t>20</w:t>
      </w:r>
      <w:r w:rsidR="00EB4C6B">
        <w:rPr>
          <w:noProof/>
        </w:rPr>
        <w:fldChar w:fldCharType="end"/>
      </w:r>
      <w:bookmarkEnd w:id="171"/>
      <w:r>
        <w:t xml:space="preserve"> - Frames, Applications</w:t>
      </w:r>
      <w:bookmarkEnd w:id="172"/>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65317A">
        <w:t xml:space="preserve">Figura </w:t>
      </w:r>
      <w:r w:rsidR="0065317A">
        <w:rPr>
          <w:noProof/>
        </w:rPr>
        <w:t>19</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65317A">
        <w:t xml:space="preserve">Figura </w:t>
      </w:r>
      <w:r w:rsidR="0065317A">
        <w:rPr>
          <w:noProof/>
        </w:rPr>
        <w:t>20</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w:t>
      </w:r>
      <w:r w:rsidR="00673FD1">
        <w:rPr>
          <w:color w:val="000000" w:themeColor="text1"/>
        </w:rPr>
        <w:t>página</w:t>
      </w:r>
      <w:r w:rsidR="00120868">
        <w:rPr>
          <w:color w:val="000000" w:themeColor="text1"/>
        </w:rPr>
        <w:t xml:space="preserve">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65317A">
        <w:t xml:space="preserve">Figura </w:t>
      </w:r>
      <w:r w:rsidR="0065317A">
        <w:rPr>
          <w:noProof/>
        </w:rPr>
        <w:t>20</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t>
      </w:r>
      <w:r w:rsidR="00A835CC" w:rsidRPr="00F40589">
        <w:rPr>
          <w:i/>
          <w:color w:val="000000" w:themeColor="text1"/>
        </w:rPr>
        <w:t>widgets</w:t>
      </w:r>
      <w:r w:rsidR="00A835CC">
        <w:rPr>
          <w:color w:val="000000" w:themeColor="text1"/>
        </w:rPr>
        <w:t xml:space="preserve"> CardLeftImage e Show Record.</w:t>
      </w:r>
    </w:p>
    <w:p w:rsidR="00ED3550" w:rsidRDefault="00A835CC" w:rsidP="00E91B9E">
      <w:pPr>
        <w:ind w:firstLine="708"/>
        <w:rPr>
          <w:color w:val="000000" w:themeColor="text1"/>
        </w:rPr>
      </w:pPr>
      <w:r>
        <w:rPr>
          <w:color w:val="000000" w:themeColor="text1"/>
        </w:rPr>
        <w:t xml:space="preserve"> A primeira </w:t>
      </w:r>
      <w:r w:rsidRPr="00F40589">
        <w:rPr>
          <w:i/>
          <w:color w:val="000000" w:themeColor="text1"/>
        </w:rPr>
        <w:t>widget</w:t>
      </w:r>
      <w:r>
        <w:rPr>
          <w:color w:val="000000" w:themeColor="text1"/>
        </w:rPr>
        <w:t xml:space="preserve">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w:t>
      </w:r>
      <w:r w:rsidR="00092DC1" w:rsidRPr="00F40589">
        <w:rPr>
          <w:i/>
          <w:color w:val="000000" w:themeColor="text1"/>
        </w:rPr>
        <w:t>input</w:t>
      </w:r>
      <w:r w:rsidR="00092DC1">
        <w:rPr>
          <w:color w:val="000000" w:themeColor="text1"/>
        </w:rPr>
        <w:t>.</w:t>
      </w:r>
    </w:p>
    <w:p w:rsidR="00765E69" w:rsidRPr="00765E69" w:rsidRDefault="00765E69" w:rsidP="00765E69">
      <w:pPr>
        <w:ind w:firstLine="708"/>
      </w:pPr>
      <w:r>
        <w:rPr>
          <w:color w:val="000000" w:themeColor="text1"/>
        </w:rPr>
        <w:t xml:space="preserve">Outra exceção do formulário de pesquisa encontra-se na </w:t>
      </w:r>
      <w:r w:rsidR="00673FD1">
        <w:rPr>
          <w:color w:val="000000" w:themeColor="text1"/>
        </w:rPr>
        <w:t>página</w:t>
      </w:r>
      <w:r>
        <w:rPr>
          <w:color w:val="000000" w:themeColor="text1"/>
        </w:rPr>
        <w:t xml:space="preserve">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65317A" w:rsidRPr="00120868">
        <w:t xml:space="preserve">Figura </w:t>
      </w:r>
      <w:r w:rsidR="0065317A">
        <w:rPr>
          <w:noProof/>
        </w:rPr>
        <w:t>21</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173" w:name="_Ref511854401"/>
      <w:bookmarkStart w:id="174" w:name="_Toc512108144"/>
      <w:r w:rsidRPr="00120868">
        <w:t xml:space="preserve">Figura </w:t>
      </w:r>
      <w:r w:rsidR="00EB4C6B">
        <w:fldChar w:fldCharType="begin"/>
      </w:r>
      <w:r w:rsidR="00EB4C6B">
        <w:instrText xml:space="preserve"> SEQ Figura \* ARABIC </w:instrText>
      </w:r>
      <w:r w:rsidR="00EB4C6B">
        <w:fldChar w:fldCharType="separate"/>
      </w:r>
      <w:r w:rsidR="0065317A">
        <w:rPr>
          <w:noProof/>
        </w:rPr>
        <w:t>21</w:t>
      </w:r>
      <w:r w:rsidR="00EB4C6B">
        <w:rPr>
          <w:noProof/>
        </w:rPr>
        <w:fldChar w:fldCharType="end"/>
      </w:r>
      <w:bookmarkEnd w:id="173"/>
      <w:r w:rsidRPr="00120868">
        <w:t xml:space="preserve"> - Frames, Vacancies</w:t>
      </w:r>
      <w:bookmarkEnd w:id="174"/>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w:t>
      </w:r>
      <w:r w:rsidRPr="00F40589">
        <w:rPr>
          <w:i/>
          <w:color w:val="000000" w:themeColor="text1"/>
        </w:rPr>
        <w:t>input</w:t>
      </w:r>
      <w:r>
        <w:rPr>
          <w:color w:val="000000" w:themeColor="text1"/>
        </w:rPr>
        <w:t xml:space="preserve">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 xml:space="preserve">Este formulário, como se pode notar não inclui qualquer botão de pesquisa, qualquer alteração ao Combo Box ou da seleção </w:t>
      </w:r>
      <w:r w:rsidR="006B1E3D">
        <w:rPr>
          <w:color w:val="000000" w:themeColor="text1"/>
        </w:rPr>
        <w:t>resulta numa</w:t>
      </w:r>
      <w:r>
        <w:rPr>
          <w:color w:val="000000" w:themeColor="text1"/>
        </w:rPr>
        <w:t xml:space="preserve"> pesquisa.</w:t>
      </w:r>
    </w:p>
    <w:p w:rsidR="004D478B" w:rsidRDefault="004D478B" w:rsidP="004D478B">
      <w:pPr>
        <w:ind w:firstLine="708"/>
        <w:rPr>
          <w:color w:val="000000" w:themeColor="text1"/>
        </w:rPr>
      </w:pPr>
      <w:r>
        <w:rPr>
          <w:color w:val="000000" w:themeColor="text1"/>
        </w:rPr>
        <w:t>Também deve-se notar que o botão “Smart Search” altera a visualização do formulário, e caso o botão torn</w:t>
      </w:r>
      <w:r w:rsidR="006B1E3D">
        <w:rPr>
          <w:color w:val="000000" w:themeColor="text1"/>
        </w:rPr>
        <w:t>e</w:t>
      </w:r>
      <w:r>
        <w:rPr>
          <w:color w:val="000000" w:themeColor="text1"/>
        </w:rPr>
        <w:t xml:space="preserve">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65317A">
        <w:t xml:space="preserve">Figura </w:t>
      </w:r>
      <w:r w:rsidR="0065317A">
        <w:rPr>
          <w:noProof/>
        </w:rPr>
        <w:t>22</w:t>
      </w:r>
      <w:r w:rsidR="00535667">
        <w:rPr>
          <w:color w:val="000000" w:themeColor="text1"/>
        </w:rPr>
        <w:fldChar w:fldCharType="end"/>
      </w:r>
      <w:r w:rsidR="00D74F3A">
        <w:rPr>
          <w:color w:val="000000" w:themeColor="text1"/>
        </w:rPr>
        <w:t xml:space="preserve">, que demonstra a </w:t>
      </w:r>
      <w:r w:rsidR="00673FD1">
        <w:rPr>
          <w:color w:val="000000" w:themeColor="text1"/>
        </w:rPr>
        <w:t>página</w:t>
      </w:r>
      <w:r w:rsidR="00D74F3A">
        <w:rPr>
          <w:color w:val="000000" w:themeColor="text1"/>
        </w:rPr>
        <w:t xml:space="preserve">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175" w:name="_Ref511854431"/>
      <w:bookmarkStart w:id="176" w:name="_Toc512108145"/>
      <w:r>
        <w:t xml:space="preserve">Figura </w:t>
      </w:r>
      <w:r w:rsidR="00EB4C6B">
        <w:fldChar w:fldCharType="begin"/>
      </w:r>
      <w:r w:rsidR="00EB4C6B">
        <w:instrText xml:space="preserve"> SEQ Figura \* ARABIC </w:instrText>
      </w:r>
      <w:r w:rsidR="00EB4C6B">
        <w:fldChar w:fldCharType="separate"/>
      </w:r>
      <w:r w:rsidR="0065317A">
        <w:rPr>
          <w:noProof/>
        </w:rPr>
        <w:t>22</w:t>
      </w:r>
      <w:r w:rsidR="00EB4C6B">
        <w:rPr>
          <w:noProof/>
        </w:rPr>
        <w:fldChar w:fldCharType="end"/>
      </w:r>
      <w:bookmarkEnd w:id="175"/>
      <w:r>
        <w:t xml:space="preserve"> - Frames, CheckCV</w:t>
      </w:r>
      <w:bookmarkEnd w:id="176"/>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65317A">
        <w:t xml:space="preserve">Figura </w:t>
      </w:r>
      <w:r w:rsidR="0065317A">
        <w:rPr>
          <w:noProof/>
        </w:rPr>
        <w:t>22</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Download, faz download do currículo enviado na candidatura</w:t>
      </w:r>
      <w:r w:rsidR="00D967F9">
        <w:rPr>
          <w:color w:val="000000" w:themeColor="text1"/>
        </w:rPr>
        <w:t>,</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r w:rsidR="00D967F9">
        <w:rPr>
          <w:color w:val="000000" w:themeColor="text1"/>
        </w:rPr>
        <w:t>,</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r w:rsidR="00D967F9">
        <w:rPr>
          <w:color w:val="000000" w:themeColor="text1"/>
        </w:rPr>
        <w:t>.</w:t>
      </w:r>
    </w:p>
    <w:p w:rsidR="00C267A4" w:rsidRDefault="00E21945" w:rsidP="00E21945">
      <w:pPr>
        <w:ind w:firstLine="708"/>
      </w:pPr>
      <w:r>
        <w:t xml:space="preserve">A ultima exceção a notar é a </w:t>
      </w:r>
      <w:r w:rsidR="00673FD1">
        <w:t>página</w:t>
      </w:r>
      <w:r>
        <w:t xml:space="preserve"> de listagem de eventos que pode ser verificada na </w:t>
      </w:r>
      <w:r w:rsidR="00535667">
        <w:fldChar w:fldCharType="begin"/>
      </w:r>
      <w:r w:rsidR="00535667">
        <w:instrText xml:space="preserve"> REF _Ref511854499 \h </w:instrText>
      </w:r>
      <w:r w:rsidR="00535667">
        <w:fldChar w:fldCharType="separate"/>
      </w:r>
      <w:r w:rsidR="0065317A">
        <w:t xml:space="preserve">Figura </w:t>
      </w:r>
      <w:r w:rsidR="0065317A">
        <w:rPr>
          <w:noProof/>
        </w:rPr>
        <w:t>23</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177" w:name="_Ref511854499"/>
      <w:bookmarkStart w:id="178" w:name="_Toc512108146"/>
      <w:r>
        <w:lastRenderedPageBreak/>
        <w:t xml:space="preserve">Figura </w:t>
      </w:r>
      <w:r w:rsidR="00EB4C6B">
        <w:fldChar w:fldCharType="begin"/>
      </w:r>
      <w:r w:rsidR="00EB4C6B">
        <w:instrText xml:space="preserve"> SEQ Figura \* ARABIC </w:instrText>
      </w:r>
      <w:r w:rsidR="00EB4C6B">
        <w:fldChar w:fldCharType="separate"/>
      </w:r>
      <w:r w:rsidR="0065317A">
        <w:rPr>
          <w:noProof/>
        </w:rPr>
        <w:t>23</w:t>
      </w:r>
      <w:r w:rsidR="00EB4C6B">
        <w:rPr>
          <w:noProof/>
        </w:rPr>
        <w:fldChar w:fldCharType="end"/>
      </w:r>
      <w:bookmarkEnd w:id="177"/>
      <w:r>
        <w:t xml:space="preserve"> - Frames, Events</w:t>
      </w:r>
      <w:bookmarkEnd w:id="178"/>
    </w:p>
    <w:p w:rsidR="00540F41" w:rsidRDefault="00540F41" w:rsidP="00540F41">
      <w:pPr>
        <w:ind w:firstLine="708"/>
      </w:pPr>
      <w:r>
        <w:t xml:space="preserve">Uma alteração notável desta </w:t>
      </w:r>
      <w:r w:rsidR="00673FD1">
        <w:t>página</w:t>
      </w:r>
      <w:r>
        <w:t xml:space="preserve"> quando comparada as outras </w:t>
      </w:r>
      <w:r w:rsidR="00673FD1">
        <w:t>página</w:t>
      </w:r>
      <w:r>
        <w:t xml:space="preserve">s já referidas é que a </w:t>
      </w:r>
      <w:r w:rsidR="00D967F9">
        <w:t>pa</w:t>
      </w:r>
      <w:r w:rsidR="00673FD1">
        <w:t>gina</w:t>
      </w:r>
      <w:r>
        <w:t xml:space="preserve">ção de eventos </w:t>
      </w:r>
      <w:r w:rsidR="00D967F9">
        <w:t xml:space="preserve">é </w:t>
      </w:r>
      <w:r>
        <w:t>realizada em função do utilizador atual.</w:t>
      </w:r>
    </w:p>
    <w:p w:rsidR="00540F41" w:rsidRDefault="00540F41" w:rsidP="00540F41">
      <w:pPr>
        <w:ind w:firstLine="708"/>
      </w:pPr>
      <w:r>
        <w:t xml:space="preserve">Os eventos listados na </w:t>
      </w:r>
      <w:r w:rsidR="00673FD1">
        <w:t>página</w:t>
      </w:r>
      <w:r>
        <w:t xml:space="preserve">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w:t>
      </w:r>
      <w:r w:rsidR="00D967F9">
        <w:t>,</w:t>
      </w:r>
      <w:r w:rsidR="00DC3B97">
        <w:t xml:space="preserve"> não com um </w:t>
      </w:r>
      <w:r w:rsidR="00DC3B97" w:rsidRPr="00F40589">
        <w:rPr>
          <w:i/>
        </w:rPr>
        <w:t>input</w:t>
      </w:r>
      <w:r w:rsidR="00DC3B97">
        <w:t xml:space="preserve"> simples</w:t>
      </w:r>
      <w:r w:rsidR="00D967F9">
        <w:t>,</w:t>
      </w:r>
      <w:r w:rsidR="00DC3B97">
        <w:t xml:space="preserve"> mas com um </w:t>
      </w:r>
      <w:r>
        <w:t>Input Caland</w:t>
      </w:r>
      <w:r w:rsidR="00D967F9">
        <w:t>a</w:t>
      </w:r>
      <w:r>
        <w:t>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w:t>
      </w:r>
      <w:r w:rsidR="00D967F9">
        <w:t>,</w:t>
      </w:r>
      <w:r w:rsidR="0064610C">
        <w:t xml:space="preserve"> não com a utilização de uma Tabel Records</w:t>
      </w:r>
      <w:r w:rsidR="00D967F9">
        <w:t>,</w:t>
      </w:r>
      <w:r w:rsidR="0064610C">
        <w:t xml:space="preserve"> mas uma List Records onde cada elemento listado resulta num bloco ocupado ou livre.</w:t>
      </w:r>
    </w:p>
    <w:p w:rsidR="002C062E" w:rsidRDefault="00296E08" w:rsidP="001B54D5">
      <w:pPr>
        <w:rPr>
          <w:color w:val="000000" w:themeColor="text1"/>
        </w:rPr>
      </w:pPr>
      <w:r>
        <w:tab/>
      </w:r>
      <w:r w:rsidR="002C062E">
        <w:t xml:space="preserve">Anteriormente </w:t>
      </w:r>
      <w:r w:rsidR="004B3FAD">
        <w:t>foi</w:t>
      </w:r>
      <w:r w:rsidR="002C062E">
        <w:t xml:space="preserve"> estabelecido o facto que as </w:t>
      </w:r>
      <w:r w:rsidR="00673FD1">
        <w:t>página</w:t>
      </w:r>
      <w:r w:rsidR="002C062E">
        <w:t xml:space="preserve">s de listagem normalmente incluem um </w:t>
      </w:r>
      <w:r w:rsidR="002C062E" w:rsidRPr="00F40589">
        <w:rPr>
          <w:i/>
        </w:rPr>
        <w:t>link</w:t>
      </w:r>
      <w:r w:rsidR="002C062E">
        <w:t xml:space="preserve"> nas instancia listadas, para uma </w:t>
      </w:r>
      <w:r w:rsidR="00673FD1">
        <w:t>página</w:t>
      </w:r>
      <w:r w:rsidR="002C062E">
        <w:t xml:space="preserve"> que demonstra a informação da instancia mais detalhada.  Um exemplo simples deste tipo de </w:t>
      </w:r>
      <w:r w:rsidR="00673FD1">
        <w:t>página</w:t>
      </w:r>
      <w:r w:rsidR="002C062E">
        <w:t xml:space="preserve"> pode ser verificado na </w:t>
      </w:r>
      <w:r w:rsidR="0049234B">
        <w:fldChar w:fldCharType="begin"/>
      </w:r>
      <w:r w:rsidR="0049234B">
        <w:instrText xml:space="preserve"> REF _Ref511854634 \h </w:instrText>
      </w:r>
      <w:r w:rsidR="0049234B">
        <w:fldChar w:fldCharType="separate"/>
      </w:r>
      <w:r w:rsidR="0065317A">
        <w:t xml:space="preserve">Figura </w:t>
      </w:r>
      <w:r w:rsidR="0065317A">
        <w:rPr>
          <w:noProof/>
        </w:rPr>
        <w:t>24</w:t>
      </w:r>
      <w:r w:rsidR="0049234B">
        <w:fldChar w:fldCharType="end"/>
      </w:r>
      <w:r w:rsidR="002C062E">
        <w:rPr>
          <w:color w:val="000000" w:themeColor="text1"/>
        </w:rPr>
        <w:t xml:space="preserve">, que demonstra a </w:t>
      </w:r>
      <w:r w:rsidR="00673FD1">
        <w:rPr>
          <w:color w:val="000000" w:themeColor="text1"/>
        </w:rPr>
        <w:t>página</w:t>
      </w:r>
      <w:r w:rsidR="002C062E">
        <w:rPr>
          <w:color w:val="000000" w:themeColor="text1"/>
        </w:rPr>
        <w:t xml:space="preserve">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79" w:name="_Ref511854634"/>
      <w:bookmarkStart w:id="180" w:name="_Toc512108147"/>
      <w:r>
        <w:t xml:space="preserve">Figura </w:t>
      </w:r>
      <w:r w:rsidR="00EB4C6B">
        <w:fldChar w:fldCharType="begin"/>
      </w:r>
      <w:r w:rsidR="00EB4C6B">
        <w:instrText xml:space="preserve"> SEQ Figura \* ARABIC </w:instrText>
      </w:r>
      <w:r w:rsidR="00EB4C6B">
        <w:fldChar w:fldCharType="separate"/>
      </w:r>
      <w:r w:rsidR="0065317A">
        <w:rPr>
          <w:noProof/>
        </w:rPr>
        <w:t>24</w:t>
      </w:r>
      <w:r w:rsidR="00EB4C6B">
        <w:rPr>
          <w:noProof/>
        </w:rPr>
        <w:fldChar w:fldCharType="end"/>
      </w:r>
      <w:bookmarkEnd w:id="179"/>
      <w:r>
        <w:t xml:space="preserve"> - Frames, Candidate</w:t>
      </w:r>
      <w:bookmarkEnd w:id="180"/>
    </w:p>
    <w:p w:rsidR="00C267A4" w:rsidRDefault="0020223D" w:rsidP="001B54D5">
      <w:r>
        <w:tab/>
        <w:t xml:space="preserve">Esta </w:t>
      </w:r>
      <w:r w:rsidR="00673FD1">
        <w:t>página</w:t>
      </w:r>
      <w:r>
        <w:t>, como muitas outras que demonstram uma instancia, utiliza o Show Record para demonstra a informação da instancia em si.</w:t>
      </w:r>
    </w:p>
    <w:p w:rsidR="0020223D" w:rsidRDefault="0020223D" w:rsidP="001B54D5">
      <w:r>
        <w:tab/>
        <w:t xml:space="preserve">Muitas vezes as </w:t>
      </w:r>
      <w:r w:rsidR="00673FD1">
        <w:t>página</w:t>
      </w:r>
      <w:r>
        <w:t>s deste tipo não são tão simples, sendo que algumas instancias em si estão associadas a vários elementos d</w:t>
      </w:r>
      <w:r w:rsidR="00D967F9">
        <w:t xml:space="preserve">e </w:t>
      </w:r>
      <w:r>
        <w:t>outra entidade.</w:t>
      </w:r>
    </w:p>
    <w:p w:rsidR="002469CC" w:rsidRDefault="0020223D" w:rsidP="001B54D5">
      <w:pPr>
        <w:rPr>
          <w:color w:val="000000" w:themeColor="text1"/>
        </w:rPr>
      </w:pPr>
      <w:r>
        <w:tab/>
        <w:t xml:space="preserve">Nesses casos a </w:t>
      </w:r>
      <w:r w:rsidR="00673FD1">
        <w:t>página</w:t>
      </w:r>
      <w:r>
        <w:t xml:space="preserve"> também demonstra essas instancias de outra entidade, como se pode ver na </w:t>
      </w:r>
      <w:r w:rsidR="0049234B">
        <w:fldChar w:fldCharType="begin"/>
      </w:r>
      <w:r w:rsidR="0049234B">
        <w:instrText xml:space="preserve"> REF _Ref511854816 \h </w:instrText>
      </w:r>
      <w:r w:rsidR="0049234B">
        <w:fldChar w:fldCharType="separate"/>
      </w:r>
      <w:r w:rsidR="0065317A">
        <w:t xml:space="preserve">Figura </w:t>
      </w:r>
      <w:r w:rsidR="0065317A">
        <w:rPr>
          <w:noProof/>
        </w:rPr>
        <w:t>25</w:t>
      </w:r>
      <w:r w:rsidR="0049234B">
        <w:fldChar w:fldCharType="end"/>
      </w:r>
      <w:r>
        <w:rPr>
          <w:color w:val="000000" w:themeColor="text1"/>
        </w:rPr>
        <w:t xml:space="preserve">, onde se pode verificar a </w:t>
      </w:r>
      <w:r w:rsidR="00673FD1">
        <w:rPr>
          <w:color w:val="000000" w:themeColor="text1"/>
        </w:rPr>
        <w:t>página</w:t>
      </w:r>
      <w:r>
        <w:rPr>
          <w:color w:val="000000" w:themeColor="text1"/>
        </w:rPr>
        <w:t xml:space="preserve">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81" w:name="_Ref511854816"/>
      <w:bookmarkStart w:id="182" w:name="_Toc512108148"/>
      <w:r>
        <w:t xml:space="preserve">Figura </w:t>
      </w:r>
      <w:r w:rsidR="00EB4C6B">
        <w:fldChar w:fldCharType="begin"/>
      </w:r>
      <w:r w:rsidR="00EB4C6B">
        <w:instrText xml:space="preserve"> SEQ Figura \* ARABIC </w:instrText>
      </w:r>
      <w:r w:rsidR="00EB4C6B">
        <w:fldChar w:fldCharType="separate"/>
      </w:r>
      <w:r w:rsidR="0065317A">
        <w:rPr>
          <w:noProof/>
        </w:rPr>
        <w:t>25</w:t>
      </w:r>
      <w:r w:rsidR="00EB4C6B">
        <w:rPr>
          <w:noProof/>
        </w:rPr>
        <w:fldChar w:fldCharType="end"/>
      </w:r>
      <w:bookmarkEnd w:id="181"/>
      <w:r>
        <w:t xml:space="preserve"> - Frames, Event</w:t>
      </w:r>
      <w:bookmarkEnd w:id="182"/>
    </w:p>
    <w:p w:rsidR="002469CC" w:rsidRDefault="002469CC" w:rsidP="002469CC">
      <w:pPr>
        <w:ind w:firstLine="709"/>
      </w:pPr>
      <w:r>
        <w:t xml:space="preserve">Algo a notar </w:t>
      </w:r>
      <w:r w:rsidR="00D967F9">
        <w:t xml:space="preserve">na </w:t>
      </w:r>
      <w:r w:rsidR="00673FD1">
        <w:t>página</w:t>
      </w:r>
      <w:r>
        <w:t xml:space="preserve"> é que a mesma inclui </w:t>
      </w:r>
      <w:r w:rsidR="00D967F9">
        <w:t xml:space="preserve">sempre </w:t>
      </w:r>
      <w:r>
        <w:t>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w:t>
      </w:r>
      <w:r w:rsidR="00D967F9">
        <w:t>r</w:t>
      </w:r>
      <w:r>
        <w:t xml:space="preserve">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65317A">
        <w:t xml:space="preserve">Figura </w:t>
      </w:r>
      <w:r w:rsidR="0065317A">
        <w:rPr>
          <w:noProof/>
        </w:rPr>
        <w:t>25</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Um bom exemplo d</w:t>
      </w:r>
      <w:r w:rsidR="00D967F9">
        <w:rPr>
          <w:color w:val="000000" w:themeColor="text1"/>
        </w:rPr>
        <w:t xml:space="preserve">e </w:t>
      </w:r>
      <w:r>
        <w:rPr>
          <w:color w:val="000000" w:themeColor="text1"/>
        </w:rPr>
        <w:t xml:space="preserve">uma </w:t>
      </w:r>
      <w:r w:rsidR="00673FD1">
        <w:rPr>
          <w:color w:val="000000" w:themeColor="text1"/>
        </w:rPr>
        <w:t>página</w:t>
      </w:r>
      <w:r>
        <w:rPr>
          <w:color w:val="000000" w:themeColor="text1"/>
        </w:rPr>
        <w:t xml:space="preserve"> com esta complexidade é a </w:t>
      </w:r>
      <w:r w:rsidR="00673FD1">
        <w:rPr>
          <w:color w:val="000000" w:themeColor="text1"/>
        </w:rPr>
        <w:t>página</w:t>
      </w:r>
      <w:r>
        <w:rPr>
          <w:color w:val="000000" w:themeColor="text1"/>
        </w:rPr>
        <w:t xml:space="preserve">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65317A">
        <w:t xml:space="preserve">Figura </w:t>
      </w:r>
      <w:r w:rsidR="0065317A">
        <w:rPr>
          <w:noProof/>
        </w:rPr>
        <w:t>26</w:t>
      </w:r>
      <w:r w:rsidR="00067795">
        <w:rPr>
          <w:color w:val="000000" w:themeColor="text1"/>
        </w:rPr>
        <w:fldChar w:fldCharType="end"/>
      </w:r>
      <w:r>
        <w:rPr>
          <w:color w:val="000000" w:themeColor="text1"/>
        </w:rPr>
        <w:t xml:space="preserve">, que demonstra a </w:t>
      </w:r>
      <w:r w:rsidR="00673FD1">
        <w:rPr>
          <w:color w:val="000000" w:themeColor="text1"/>
        </w:rPr>
        <w:t>página</w:t>
      </w:r>
      <w:r>
        <w:rPr>
          <w:color w:val="000000" w:themeColor="text1"/>
        </w:rPr>
        <w:t xml:space="preserve">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83" w:name="_Ref511854863"/>
      <w:bookmarkStart w:id="184" w:name="_Toc512108149"/>
      <w:r>
        <w:t xml:space="preserve">Figura </w:t>
      </w:r>
      <w:r w:rsidR="00EB4C6B">
        <w:fldChar w:fldCharType="begin"/>
      </w:r>
      <w:r w:rsidR="00EB4C6B">
        <w:instrText xml:space="preserve"> SEQ Figura \* ARABIC </w:instrText>
      </w:r>
      <w:r w:rsidR="00EB4C6B">
        <w:fldChar w:fldCharType="separate"/>
      </w:r>
      <w:r w:rsidR="0065317A">
        <w:rPr>
          <w:noProof/>
        </w:rPr>
        <w:t>26</w:t>
      </w:r>
      <w:r w:rsidR="00EB4C6B">
        <w:rPr>
          <w:noProof/>
        </w:rPr>
        <w:fldChar w:fldCharType="end"/>
      </w:r>
      <w:bookmarkEnd w:id="183"/>
      <w:r>
        <w:t xml:space="preserve"> - Frames, Application</w:t>
      </w:r>
      <w:bookmarkEnd w:id="184"/>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 xml:space="preserve">Deve ser notado que os textos “If_Step_State_...” e “If_Step_Is/Not” não aparecem na </w:t>
      </w:r>
      <w:r w:rsidR="00673FD1">
        <w:rPr>
          <w:color w:val="000000" w:themeColor="text1"/>
        </w:rPr>
        <w:t>página</w:t>
      </w:r>
      <w:r>
        <w:rPr>
          <w:color w:val="000000" w:themeColor="text1"/>
        </w:rPr>
        <w:t>,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 xml:space="preserve">As vezes este tipo de </w:t>
      </w:r>
      <w:r w:rsidR="00673FD1">
        <w:rPr>
          <w:color w:val="000000" w:themeColor="text1"/>
        </w:rPr>
        <w:t>página</w:t>
      </w:r>
      <w:r>
        <w:rPr>
          <w:color w:val="000000" w:themeColor="text1"/>
        </w:rPr>
        <w:t>s demonstra</w:t>
      </w:r>
      <w:r w:rsidR="00D967F9">
        <w:rPr>
          <w:color w:val="000000" w:themeColor="text1"/>
        </w:rPr>
        <w:t>m</w:t>
      </w:r>
      <w:r>
        <w:rPr>
          <w:color w:val="000000" w:themeColor="text1"/>
        </w:rPr>
        <w:t xml:space="preserve"> informação bastante extensa, então para facilitar a visualização e organização da </w:t>
      </w:r>
      <w:r w:rsidR="00673FD1">
        <w:rPr>
          <w:color w:val="000000" w:themeColor="text1"/>
        </w:rPr>
        <w:t>página</w:t>
      </w:r>
      <w:r>
        <w:rPr>
          <w:color w:val="000000" w:themeColor="text1"/>
        </w:rPr>
        <w:t xml:space="preserve">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w:t>
      </w:r>
      <w:r w:rsidR="00673FD1">
        <w:rPr>
          <w:color w:val="000000" w:themeColor="text1"/>
        </w:rPr>
        <w:t>página</w:t>
      </w:r>
      <w:r>
        <w:rPr>
          <w:color w:val="000000" w:themeColor="text1"/>
        </w:rPr>
        <w:t xml:space="preserve">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onde se pode verificar a </w:t>
      </w:r>
      <w:r w:rsidR="00673FD1">
        <w:rPr>
          <w:color w:val="000000" w:themeColor="text1"/>
        </w:rPr>
        <w:t>página</w:t>
      </w:r>
      <w:r>
        <w:rPr>
          <w:color w:val="000000" w:themeColor="text1"/>
        </w:rPr>
        <w:t xml:space="preserve"> que demonstra uma vaga,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85" w:name="_Ref511855103"/>
      <w:bookmarkStart w:id="186" w:name="_Toc512108150"/>
      <w:r>
        <w:lastRenderedPageBreak/>
        <w:t xml:space="preserve">Figura </w:t>
      </w:r>
      <w:r w:rsidR="00EB4C6B">
        <w:fldChar w:fldCharType="begin"/>
      </w:r>
      <w:r w:rsidR="00EB4C6B">
        <w:instrText xml:space="preserve"> SEQ Figura \* ARABIC </w:instrText>
      </w:r>
      <w:r w:rsidR="00EB4C6B">
        <w:fldChar w:fldCharType="separate"/>
      </w:r>
      <w:r w:rsidR="0065317A">
        <w:rPr>
          <w:noProof/>
        </w:rPr>
        <w:t>27</w:t>
      </w:r>
      <w:r w:rsidR="00EB4C6B">
        <w:rPr>
          <w:noProof/>
        </w:rPr>
        <w:fldChar w:fldCharType="end"/>
      </w:r>
      <w:bookmarkEnd w:id="185"/>
      <w:r>
        <w:t xml:space="preserve"> - Frames, Vacancy</w:t>
      </w:r>
      <w:bookmarkEnd w:id="186"/>
    </w:p>
    <w:p w:rsidR="00342D91" w:rsidRDefault="00342D91" w:rsidP="00342D91">
      <w:pPr>
        <w:ind w:firstLine="360"/>
        <w:rPr>
          <w:color w:val="000000" w:themeColor="text1"/>
        </w:rPr>
      </w:pPr>
      <w:r>
        <w:rPr>
          <w:color w:val="000000" w:themeColor="text1"/>
        </w:rPr>
        <w:t xml:space="preserve">O único outro fator a notar da </w:t>
      </w:r>
      <w:r w:rsidR="00673FD1">
        <w:rPr>
          <w:color w:val="000000" w:themeColor="text1"/>
        </w:rPr>
        <w:t>página</w:t>
      </w:r>
      <w:r>
        <w:rPr>
          <w:color w:val="000000" w:themeColor="text1"/>
        </w:rPr>
        <w:t xml:space="preserve">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t>
      </w:r>
      <w:r w:rsidR="00E96534" w:rsidRPr="00F40589">
        <w:rPr>
          <w:i/>
          <w:color w:val="000000" w:themeColor="text1"/>
        </w:rPr>
        <w:t>widget</w:t>
      </w:r>
      <w:r w:rsidR="00E96534">
        <w:rPr>
          <w:color w:val="000000" w:themeColor="text1"/>
        </w:rPr>
        <w:t xml:space="preserve"> não é utilizado em qualquer outra </w:t>
      </w:r>
      <w:r w:rsidR="00673FD1">
        <w:rPr>
          <w:color w:val="000000" w:themeColor="text1"/>
        </w:rPr>
        <w:t>página</w:t>
      </w:r>
      <w:r w:rsidR="00E25A5F">
        <w:rPr>
          <w:color w:val="000000" w:themeColor="text1"/>
        </w:rPr>
        <w:t>,</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w:t>
      </w:r>
      <w:r w:rsidR="00673FD1">
        <w:rPr>
          <w:color w:val="000000" w:themeColor="text1"/>
        </w:rPr>
        <w:t>página</w:t>
      </w:r>
      <w:r>
        <w:rPr>
          <w:color w:val="000000" w:themeColor="text1"/>
        </w:rPr>
        <w:t xml:space="preserve">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w:t>
      </w:r>
      <w:r w:rsidR="00673FD1">
        <w:rPr>
          <w:color w:val="000000" w:themeColor="text1"/>
        </w:rPr>
        <w:t>página</w:t>
      </w:r>
      <w:r>
        <w:rPr>
          <w:color w:val="000000" w:themeColor="text1"/>
        </w:rPr>
        <w:t xml:space="preserve">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que demonstra a </w:t>
      </w:r>
      <w:r w:rsidR="00673FD1">
        <w:rPr>
          <w:color w:val="000000" w:themeColor="text1"/>
        </w:rPr>
        <w:t>página</w:t>
      </w:r>
      <w:r>
        <w:rPr>
          <w:color w:val="000000" w:themeColor="text1"/>
        </w:rPr>
        <w:t xml:space="preserve">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87" w:name="_Ref511855166"/>
      <w:bookmarkStart w:id="188" w:name="_Toc512108151"/>
      <w:r>
        <w:t xml:space="preserve">Figura </w:t>
      </w:r>
      <w:r w:rsidR="00EB4C6B">
        <w:fldChar w:fldCharType="begin"/>
      </w:r>
      <w:r w:rsidR="00EB4C6B">
        <w:instrText xml:space="preserve"> SEQ Figura \* ARABIC </w:instrText>
      </w:r>
      <w:r w:rsidR="00EB4C6B">
        <w:fldChar w:fldCharType="separate"/>
      </w:r>
      <w:r w:rsidR="0065317A">
        <w:rPr>
          <w:noProof/>
        </w:rPr>
        <w:t>28</w:t>
      </w:r>
      <w:r w:rsidR="00EB4C6B">
        <w:rPr>
          <w:noProof/>
        </w:rPr>
        <w:fldChar w:fldCharType="end"/>
      </w:r>
      <w:bookmarkEnd w:id="187"/>
      <w:r>
        <w:t xml:space="preserve"> - Frames, FormEditAdd</w:t>
      </w:r>
      <w:bookmarkEnd w:id="188"/>
    </w:p>
    <w:p w:rsidR="00754DBD" w:rsidRDefault="00754DBD" w:rsidP="00754DBD">
      <w:pPr>
        <w:rPr>
          <w:color w:val="000000" w:themeColor="text1"/>
        </w:rPr>
      </w:pPr>
      <w:r>
        <w:rPr>
          <w:color w:val="000000" w:themeColor="text1"/>
        </w:rPr>
        <w:tab/>
        <w:t xml:space="preserve">A </w:t>
      </w:r>
      <w:r w:rsidR="00673FD1">
        <w:rPr>
          <w:color w:val="000000" w:themeColor="text1"/>
        </w:rPr>
        <w:t>página</w:t>
      </w:r>
      <w:r>
        <w:rPr>
          <w:color w:val="000000" w:themeColor="text1"/>
        </w:rPr>
        <w:t xml:space="preserve">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demonstra os dois </w:t>
      </w:r>
      <w:r w:rsidR="00D967F9" w:rsidRPr="00F40589">
        <w:rPr>
          <w:i/>
          <w:color w:val="000000" w:themeColor="text1"/>
        </w:rPr>
        <w:t>widgets</w:t>
      </w:r>
      <w:r w:rsidR="00D967F9">
        <w:rPr>
          <w:color w:val="000000" w:themeColor="text1"/>
        </w:rPr>
        <w:t xml:space="preserve"> </w:t>
      </w:r>
      <w:r>
        <w:rPr>
          <w:color w:val="000000" w:themeColor="text1"/>
        </w:rPr>
        <w:t xml:space="preserve">mais comuns a </w:t>
      </w:r>
      <w:r w:rsidR="00673FD1">
        <w:rPr>
          <w:color w:val="000000" w:themeColor="text1"/>
        </w:rPr>
        <w:t>página</w:t>
      </w:r>
      <w:r>
        <w:rPr>
          <w:color w:val="000000" w:themeColor="text1"/>
        </w:rPr>
        <w:t xml:space="preserve">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 xml:space="preserve">Este </w:t>
      </w:r>
      <w:r w:rsidRPr="00F40589">
        <w:rPr>
          <w:i/>
          <w:color w:val="000000" w:themeColor="text1"/>
        </w:rPr>
        <w:t>widget</w:t>
      </w:r>
      <w:r>
        <w:rPr>
          <w:color w:val="000000" w:themeColor="text1"/>
        </w:rPr>
        <w:t xml:space="preserve"> é normalmente utilizado quando se quer introduzir a informação que compõe a instancia a introduzir. Para este cargo </w:t>
      </w:r>
      <w:r w:rsidR="004B3FAD">
        <w:rPr>
          <w:color w:val="000000" w:themeColor="text1"/>
        </w:rPr>
        <w:t>foi</w:t>
      </w:r>
      <w:r>
        <w:rPr>
          <w:color w:val="000000" w:themeColor="text1"/>
        </w:rPr>
        <w:t xml:space="preserve"> originalmente considerado o </w:t>
      </w:r>
      <w:r w:rsidRPr="00F40589">
        <w:rPr>
          <w:i/>
          <w:color w:val="000000" w:themeColor="text1"/>
        </w:rPr>
        <w:t>widget</w:t>
      </w:r>
      <w:r>
        <w:rPr>
          <w:color w:val="000000" w:themeColor="text1"/>
        </w:rPr>
        <w:t xml:space="preserve"> Form, que </w:t>
      </w:r>
      <w:r w:rsidR="00D967F9">
        <w:rPr>
          <w:color w:val="000000" w:themeColor="text1"/>
        </w:rPr>
        <w:t xml:space="preserve">permitia </w:t>
      </w:r>
      <w:r>
        <w:rPr>
          <w:color w:val="000000" w:themeColor="text1"/>
        </w:rPr>
        <w:t>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t>
      </w:r>
      <w:r w:rsidRPr="00F40589">
        <w:rPr>
          <w:i/>
          <w:color w:val="000000" w:themeColor="text1"/>
        </w:rPr>
        <w:t>widget</w:t>
      </w:r>
      <w:r>
        <w:rPr>
          <w:color w:val="000000" w:themeColor="text1"/>
        </w:rPr>
        <w:t xml:space="preserve">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o Editab</w:t>
      </w:r>
      <w:r w:rsidR="00D967F9">
        <w:rPr>
          <w:color w:val="000000" w:themeColor="text1"/>
        </w:rPr>
        <w:t>l</w:t>
      </w:r>
      <w:r>
        <w:rPr>
          <w:color w:val="000000" w:themeColor="text1"/>
        </w:rPr>
        <w:t>e Tab</w:t>
      </w:r>
      <w:r w:rsidR="00D967F9">
        <w:rPr>
          <w:color w:val="000000" w:themeColor="text1"/>
        </w:rPr>
        <w:t>l</w:t>
      </w:r>
      <w:r>
        <w:rPr>
          <w:color w:val="000000" w:themeColor="text1"/>
        </w:rPr>
        <w:t>e serve para introduzir as questões (FormQuestions) que compõem o formulário.</w:t>
      </w:r>
    </w:p>
    <w:p w:rsidR="00FF626C" w:rsidRDefault="00FF626C" w:rsidP="00754DBD">
      <w:pPr>
        <w:rPr>
          <w:color w:val="000000" w:themeColor="text1"/>
        </w:rPr>
      </w:pPr>
      <w:r>
        <w:rPr>
          <w:color w:val="000000" w:themeColor="text1"/>
        </w:rPr>
        <w:tab/>
        <w:t xml:space="preserve">Outros dois elementos regulares destas </w:t>
      </w:r>
      <w:r w:rsidR="00673FD1">
        <w:rPr>
          <w:color w:val="000000" w:themeColor="text1"/>
        </w:rPr>
        <w:t>página</w:t>
      </w:r>
      <w:r>
        <w:rPr>
          <w:color w:val="000000" w:themeColor="text1"/>
        </w:rPr>
        <w:t xml:space="preserve">s são os botões “Create” e “Cancel”, com o primeiro servindo para criar a instancia formulada na </w:t>
      </w:r>
      <w:r w:rsidR="00673FD1">
        <w:rPr>
          <w:color w:val="000000" w:themeColor="text1"/>
        </w:rPr>
        <w:t>página</w:t>
      </w:r>
      <w:r>
        <w:rPr>
          <w:color w:val="000000" w:themeColor="text1"/>
        </w:rPr>
        <w:t xml:space="preserve"> e o segundo para cancelar a criação da instancia.</w:t>
      </w:r>
    </w:p>
    <w:p w:rsidR="00FF626C" w:rsidRDefault="00FF626C" w:rsidP="00754DBD">
      <w:pPr>
        <w:rPr>
          <w:color w:val="000000" w:themeColor="text1"/>
        </w:rPr>
      </w:pPr>
      <w:r>
        <w:rPr>
          <w:color w:val="000000" w:themeColor="text1"/>
        </w:rPr>
        <w:tab/>
        <w:t xml:space="preserve">Deve ser notado que estas </w:t>
      </w:r>
      <w:r w:rsidR="00673FD1">
        <w:rPr>
          <w:color w:val="000000" w:themeColor="text1"/>
        </w:rPr>
        <w:t>página</w:t>
      </w:r>
      <w:r>
        <w:rPr>
          <w:color w:val="000000" w:themeColor="text1"/>
        </w:rPr>
        <w:t>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uma vantagem principal</w:t>
      </w:r>
      <w:r w:rsidR="00D967F9">
        <w:rPr>
          <w:color w:val="000000" w:themeColor="text1"/>
        </w:rPr>
        <w:t>,</w:t>
      </w:r>
      <w:r>
        <w:rPr>
          <w:color w:val="000000" w:themeColor="text1"/>
        </w:rPr>
        <w:t xml:space="preserve"> </w:t>
      </w:r>
      <w:r w:rsidR="00CC39C8">
        <w:rPr>
          <w:color w:val="000000" w:themeColor="text1"/>
        </w:rPr>
        <w:t xml:space="preserve">ao não criar as instancias até ao </w:t>
      </w:r>
      <w:r w:rsidR="00D967F9">
        <w:rPr>
          <w:color w:val="000000" w:themeColor="text1"/>
        </w:rPr>
        <w:t xml:space="preserve">momento </w:t>
      </w:r>
      <w:r w:rsidR="00CC39C8">
        <w:rPr>
          <w:color w:val="000000" w:themeColor="text1"/>
        </w:rPr>
        <w:t xml:space="preserve">desejado nunca </w:t>
      </w:r>
      <w:r w:rsidR="00D967F9">
        <w:rPr>
          <w:color w:val="000000" w:themeColor="text1"/>
        </w:rPr>
        <w:t xml:space="preserve">são criadas </w:t>
      </w:r>
      <w:r w:rsidR="00CC39C8">
        <w:rPr>
          <w:color w:val="000000" w:themeColor="text1"/>
        </w:rPr>
        <w:t xml:space="preserve">instancias desnecessárias que são removidas de seguida. Também </w:t>
      </w:r>
      <w:r w:rsidR="00CC39C8">
        <w:rPr>
          <w:color w:val="000000" w:themeColor="text1"/>
        </w:rPr>
        <w:lastRenderedPageBreak/>
        <w:t>garante que se um utilizador iniciar o processo de criação</w:t>
      </w:r>
      <w:r w:rsidR="000705E3">
        <w:rPr>
          <w:color w:val="000000" w:themeColor="text1"/>
        </w:rPr>
        <w:t>,</w:t>
      </w:r>
      <w:r w:rsidR="00CC39C8">
        <w:rPr>
          <w:color w:val="000000" w:themeColor="text1"/>
        </w:rPr>
        <w:t xml:space="preserve"> mas não o completar, saindo da </w:t>
      </w:r>
      <w:r w:rsidR="00673FD1">
        <w:rPr>
          <w:color w:val="000000" w:themeColor="text1"/>
        </w:rPr>
        <w:t>página</w:t>
      </w:r>
      <w:r w:rsidR="00CC39C8">
        <w:rPr>
          <w:color w:val="000000" w:themeColor="text1"/>
        </w:rPr>
        <w:t xml:space="preserve"> sem a utilização dos botões “Create” e “Cancel”, a instancia incompleta não ocupa espaço na base de dados.</w:t>
      </w:r>
    </w:p>
    <w:p w:rsidR="00FC3FD5" w:rsidRDefault="00BA012B" w:rsidP="00754DBD">
      <w:pPr>
        <w:rPr>
          <w:color w:val="000000" w:themeColor="text1"/>
        </w:rPr>
      </w:pPr>
      <w:r>
        <w:rPr>
          <w:color w:val="000000" w:themeColor="text1"/>
        </w:rPr>
        <w:tab/>
      </w:r>
      <w:r w:rsidR="000705E3">
        <w:rPr>
          <w:color w:val="000000" w:themeColor="text1"/>
        </w:rPr>
        <w:t xml:space="preserve">Por outro </w:t>
      </w:r>
      <w:r>
        <w:rPr>
          <w:color w:val="000000" w:themeColor="text1"/>
        </w:rPr>
        <w:t xml:space="preserve">lado esta </w:t>
      </w:r>
      <w:r w:rsidR="000705E3">
        <w:rPr>
          <w:color w:val="000000" w:themeColor="text1"/>
        </w:rPr>
        <w:t xml:space="preserve">lógica levantará </w:t>
      </w:r>
      <w:r>
        <w:rPr>
          <w:color w:val="000000" w:themeColor="text1"/>
        </w:rPr>
        <w:t>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 xml:space="preserve">Em algumas situações uma </w:t>
      </w:r>
      <w:r w:rsidR="00673FD1">
        <w:rPr>
          <w:color w:val="000000" w:themeColor="text1"/>
        </w:rPr>
        <w:t>página</w:t>
      </w:r>
      <w:r>
        <w:rPr>
          <w:color w:val="000000" w:themeColor="text1"/>
        </w:rPr>
        <w:t xml:space="preserve">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w:t>
      </w:r>
      <w:r w:rsidR="00673FD1">
        <w:rPr>
          <w:color w:val="000000" w:themeColor="text1"/>
        </w:rPr>
        <w:t>página</w:t>
      </w:r>
      <w:r>
        <w:rPr>
          <w:color w:val="000000" w:themeColor="text1"/>
        </w:rPr>
        <w:t xml:space="preserve">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w:t>
      </w:r>
      <w:r w:rsidR="00673FD1">
        <w:rPr>
          <w:color w:val="000000" w:themeColor="text1"/>
        </w:rPr>
        <w:t>página</w:t>
      </w:r>
      <w:r>
        <w:rPr>
          <w:color w:val="000000" w:themeColor="text1"/>
        </w:rPr>
        <w:t xml:space="preserve">,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89" w:name="_Ref511855228"/>
      <w:bookmarkStart w:id="190" w:name="_Toc512108152"/>
      <w:r>
        <w:t xml:space="preserve">Figura </w:t>
      </w:r>
      <w:r w:rsidR="00EB4C6B">
        <w:fldChar w:fldCharType="begin"/>
      </w:r>
      <w:r w:rsidR="00EB4C6B">
        <w:instrText xml:space="preserve"> SEQ Figura \* ARABIC </w:instrText>
      </w:r>
      <w:r w:rsidR="00EB4C6B">
        <w:fldChar w:fldCharType="separate"/>
      </w:r>
      <w:r w:rsidR="0065317A">
        <w:rPr>
          <w:noProof/>
        </w:rPr>
        <w:t>29</w:t>
      </w:r>
      <w:r w:rsidR="00EB4C6B">
        <w:rPr>
          <w:noProof/>
        </w:rPr>
        <w:fldChar w:fldCharType="end"/>
      </w:r>
      <w:bookmarkEnd w:id="189"/>
      <w:r>
        <w:t xml:space="preserve"> - Frames VacancyAdd</w:t>
      </w:r>
      <w:bookmarkEnd w:id="190"/>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 xml:space="preserve">Já o PopUp serve para demonstra os </w:t>
      </w:r>
      <w:r w:rsidR="000705E3">
        <w:rPr>
          <w:color w:val="000000" w:themeColor="text1"/>
        </w:rPr>
        <w:t xml:space="preserve">Forms </w:t>
      </w:r>
      <w:r>
        <w:rPr>
          <w:color w:val="000000" w:themeColor="text1"/>
        </w:rPr>
        <w:t>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91" w:name="_Toc512102640"/>
      <w:r>
        <w:lastRenderedPageBreak/>
        <w:t>Aval</w:t>
      </w:r>
      <w:r w:rsidR="00497126">
        <w:t>iação Experimental</w:t>
      </w:r>
      <w:bookmarkEnd w:id="191"/>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92" w:name="_Toc512102641"/>
      <w:r>
        <w:t xml:space="preserve">4.1 </w:t>
      </w:r>
      <w:r w:rsidR="005B0964">
        <w:t>Nome da primeira secç</w:t>
      </w:r>
      <w:r w:rsidR="00497126">
        <w:t>ão deste capítulo</w:t>
      </w:r>
      <w:bookmarkEnd w:id="192"/>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93" w:name="_Toc512102642"/>
      <w:r>
        <w:t xml:space="preserve">4.2 </w:t>
      </w:r>
      <w:r w:rsidR="005B0964">
        <w:t>A segunda secç</w:t>
      </w:r>
      <w:r>
        <w:t>ão deste capítulo</w:t>
      </w:r>
      <w:bookmarkEnd w:id="193"/>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94" w:name="_Toc512102643"/>
      <w:r>
        <w:t xml:space="preserve">4.2.1 </w:t>
      </w:r>
      <w:r w:rsidR="005B0964">
        <w:t>A primeira sub-secção desta secção</w:t>
      </w:r>
      <w:bookmarkEnd w:id="194"/>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3"/>
      </w:r>
      <w:r>
        <w:t>.</w:t>
      </w:r>
    </w:p>
    <w:p w:rsidR="005B0964" w:rsidRDefault="005B0964" w:rsidP="00FC667E">
      <w:pPr>
        <w:pStyle w:val="PargrafodaLista"/>
      </w:pPr>
    </w:p>
    <w:p w:rsidR="005B0964" w:rsidRDefault="00772C51" w:rsidP="00772C51">
      <w:pPr>
        <w:pStyle w:val="Cabealho3"/>
      </w:pPr>
      <w:bookmarkStart w:id="195"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95"/>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96" w:name="_Toc512102645"/>
      <w:r>
        <w:t xml:space="preserve">4.3 </w:t>
      </w:r>
      <w:r w:rsidR="005B0964">
        <w:t>Anál</w:t>
      </w:r>
      <w:r w:rsidR="00772C51">
        <w:t>ise de resultados</w:t>
      </w:r>
      <w:bookmarkEnd w:id="196"/>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lastRenderedPageBreak/>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97" w:name="_Toc512102646"/>
      <w:r>
        <w:t>Conclusões</w:t>
      </w:r>
      <w:bookmarkEnd w:id="197"/>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98" w:name="_Toc512102647" w:displacedByCustomXml="next"/>
    <w:sdt>
      <w:sdtPr>
        <w:rPr>
          <w:rFonts w:eastAsiaTheme="minorHAnsi" w:cstheme="minorBidi"/>
          <w:b w:val="0"/>
          <w:bCs w:val="0"/>
          <w:sz w:val="22"/>
          <w:szCs w:val="22"/>
        </w:rPr>
        <w:id w:val="-2129065210"/>
        <w:docPartObj>
          <w:docPartGallery w:val="Bibliographies"/>
          <w:docPartUnique/>
        </w:docPartObj>
      </w:sdtPr>
      <w:sdtEndPr/>
      <w:sdtContent>
        <w:p w:rsidR="00AD7B7C" w:rsidRDefault="00AD7B7C">
          <w:pPr>
            <w:pStyle w:val="Cabealho1"/>
          </w:pPr>
          <w:r>
            <w:t>Referências</w:t>
          </w:r>
          <w:bookmarkEnd w:id="198"/>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570396">
                <w:pPr>
                  <w:pStyle w:val="Bibliografia"/>
                  <w:rPr>
                    <w:noProof/>
                  </w:rPr>
                </w:pPr>
                <w:r>
                  <w:rPr>
                    <w:noProof/>
                    <w:lang w:val="en-US"/>
                  </w:rPr>
                  <w:t>Randstad</w:t>
                </w:r>
                <w:r w:rsidR="008E1176" w:rsidRPr="008E1176">
                  <w:rPr>
                    <w:noProof/>
                    <w:lang w:val="en-US"/>
                  </w:rPr>
                  <w:t xml:space="preserve">, “My Profile,” </w:t>
                </w:r>
                <w:r>
                  <w:rPr>
                    <w:noProof/>
                    <w:lang w:val="en-US"/>
                  </w:rPr>
                  <w:t>Randstad</w:t>
                </w:r>
                <w:r w:rsidR="008E1176" w:rsidRPr="008E1176">
                  <w:rPr>
                    <w:noProof/>
                    <w:lang w:val="en-US"/>
                  </w:rPr>
                  <w:t xml:space="preserve">, [Online]. Available: https://myprofile.randstad.pt/. </w:t>
                </w:r>
                <w:r w:rsidR="008E1176">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99" w:name="_Toc512102648"/>
      <w:r w:rsidRPr="000C0D6E">
        <w:lastRenderedPageBreak/>
        <w:t xml:space="preserve">A.1 </w:t>
      </w:r>
      <w:r w:rsidR="0057240C" w:rsidRPr="000C0D6E">
        <w:t>Diagrama</w:t>
      </w:r>
      <w:r w:rsidRPr="000C0D6E">
        <w:t>s da Aplicação</w:t>
      </w:r>
      <w:bookmarkEnd w:id="199"/>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200" w:name="_Toc512102649"/>
      <w:r>
        <w:lastRenderedPageBreak/>
        <w:t xml:space="preserve">A.2 </w:t>
      </w:r>
      <w:r w:rsidR="0057240C" w:rsidRPr="00D971BC">
        <w:t>Modelos de dados</w:t>
      </w:r>
      <w:bookmarkEnd w:id="200"/>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sidR="00D5784C">
        <w:rPr>
          <w:i/>
        </w:rPr>
        <w:t>dossiê</w:t>
      </w:r>
      <w:r>
        <w:rPr>
          <w:i/>
        </w:rPr>
        <w:t xml:space="preserve">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5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C6B" w:rsidRDefault="00EB4C6B" w:rsidP="000614E1">
      <w:pPr>
        <w:spacing w:line="240" w:lineRule="auto"/>
      </w:pPr>
      <w:r>
        <w:separator/>
      </w:r>
    </w:p>
  </w:endnote>
  <w:endnote w:type="continuationSeparator" w:id="0">
    <w:p w:rsidR="00EB4C6B" w:rsidRDefault="00EB4C6B"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734E44" w:rsidRDefault="00734E44">
        <w:pPr>
          <w:pStyle w:val="Rodap"/>
          <w:jc w:val="center"/>
        </w:pPr>
        <w:r>
          <w:fldChar w:fldCharType="begin"/>
        </w:r>
        <w:r>
          <w:instrText xml:space="preserve"> PAGE   \* MERGEFORMAT </w:instrText>
        </w:r>
        <w:r>
          <w:fldChar w:fldCharType="separate"/>
        </w:r>
        <w:r w:rsidR="00B67A2F">
          <w:rPr>
            <w:noProof/>
          </w:rPr>
          <w:t>11</w:t>
        </w:r>
        <w:r>
          <w:rPr>
            <w:noProof/>
          </w:rPr>
          <w:fldChar w:fldCharType="end"/>
        </w:r>
      </w:p>
    </w:sdtContent>
  </w:sdt>
  <w:p w:rsidR="00734E44" w:rsidRDefault="00734E4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734E44" w:rsidRDefault="00734E44">
        <w:pPr>
          <w:pStyle w:val="Rodap"/>
          <w:jc w:val="center"/>
        </w:pPr>
        <w:r>
          <w:fldChar w:fldCharType="begin"/>
        </w:r>
        <w:r>
          <w:instrText xml:space="preserve"> PAGE   \* MERGEFORMAT </w:instrText>
        </w:r>
        <w:r>
          <w:fldChar w:fldCharType="separate"/>
        </w:r>
        <w:r w:rsidR="00B67A2F">
          <w:rPr>
            <w:noProof/>
          </w:rPr>
          <w:t>iii</w:t>
        </w:r>
        <w:r>
          <w:rPr>
            <w:noProof/>
          </w:rPr>
          <w:fldChar w:fldCharType="end"/>
        </w:r>
      </w:p>
    </w:sdtContent>
  </w:sdt>
  <w:p w:rsidR="00734E44" w:rsidRDefault="00734E4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734E44" w:rsidRDefault="00734E44" w:rsidP="008B671B">
        <w:pPr>
          <w:pStyle w:val="Rodap"/>
          <w:jc w:val="center"/>
        </w:pPr>
        <w:r>
          <w:fldChar w:fldCharType="begin"/>
        </w:r>
        <w:r>
          <w:instrText xml:space="preserve"> PAGE   \* MERGEFORMAT </w:instrText>
        </w:r>
        <w:r>
          <w:fldChar w:fldCharType="separate"/>
        </w:r>
        <w:r w:rsidR="00B67A2F">
          <w:rPr>
            <w:noProof/>
          </w:rPr>
          <w:t>1</w:t>
        </w:r>
        <w:r>
          <w:rPr>
            <w:noProof/>
          </w:rPr>
          <w:fldChar w:fldCharType="end"/>
        </w:r>
      </w:p>
    </w:sdtContent>
  </w:sdt>
  <w:p w:rsidR="00734E44" w:rsidRDefault="00734E4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C6B" w:rsidRDefault="00EB4C6B" w:rsidP="000614E1">
      <w:pPr>
        <w:spacing w:line="240" w:lineRule="auto"/>
      </w:pPr>
      <w:r>
        <w:separator/>
      </w:r>
    </w:p>
  </w:footnote>
  <w:footnote w:type="continuationSeparator" w:id="0">
    <w:p w:rsidR="00EB4C6B" w:rsidRDefault="00EB4C6B" w:rsidP="000614E1">
      <w:pPr>
        <w:spacing w:line="240" w:lineRule="auto"/>
      </w:pPr>
      <w:r>
        <w:continuationSeparator/>
      </w:r>
    </w:p>
  </w:footnote>
  <w:footnote w:id="1">
    <w:p w:rsidR="00734E44" w:rsidDel="00B67A2F" w:rsidRDefault="00734E44" w:rsidP="00E7170A">
      <w:pPr>
        <w:pStyle w:val="Textodenotaderodap"/>
        <w:rPr>
          <w:del w:id="14" w:author="Diogo Aires" w:date="2018-04-22T23:19:00Z"/>
        </w:rPr>
      </w:pPr>
      <w:del w:id="15" w:author="Diogo Aires" w:date="2018-04-22T23:19:00Z">
        <w:r w:rsidDel="00B67A2F">
          <w:rPr>
            <w:rStyle w:val="Refdenotaderodap"/>
          </w:rPr>
          <w:footnoteRef/>
        </w:r>
        <w:r w:rsidDel="00B67A2F">
          <w:delText xml:space="preserve"> Ficheiro em que um candidato consegue demonstrar as suas competências em tecnologias, idiomas e onde, normalmente, pode incluir aplicações que desenvolveu</w:delText>
        </w:r>
      </w:del>
    </w:p>
  </w:footnote>
  <w:footnote w:id="2">
    <w:p w:rsidR="00734E44" w:rsidDel="00B67A2F" w:rsidRDefault="00734E44" w:rsidP="00E7170A">
      <w:pPr>
        <w:pStyle w:val="Textodenotaderodap"/>
        <w:rPr>
          <w:del w:id="36" w:author="Diogo Aires" w:date="2018-04-22T23:19:00Z"/>
        </w:rPr>
      </w:pPr>
      <w:del w:id="37" w:author="Diogo Aires" w:date="2018-04-22T23:19:00Z">
        <w:r w:rsidDel="00B67A2F">
          <w:rPr>
            <w:rStyle w:val="Refdenotaderodap"/>
          </w:rPr>
          <w:footnoteRef/>
        </w:r>
        <w:r w:rsidDel="00B67A2F">
          <w:delText xml:space="preserve"> Por disponibilidades, referimos a janelas de tempo associados a dias de semana que o candidato considerar fiáveis para participar numa entrevista </w:delText>
        </w:r>
      </w:del>
    </w:p>
  </w:footnote>
  <w:footnote w:id="3">
    <w:p w:rsidR="00734E44" w:rsidRDefault="00734E44">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51C61FF"/>
    <w:multiLevelType w:val="hybridMultilevel"/>
    <w:tmpl w:val="7FE638B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93C2E85"/>
    <w:multiLevelType w:val="hybridMultilevel"/>
    <w:tmpl w:val="E6A4B77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20"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EDA19B2"/>
    <w:multiLevelType w:val="hybridMultilevel"/>
    <w:tmpl w:val="43DA7E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0"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1"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3"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4"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5"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69DB55AA"/>
    <w:multiLevelType w:val="hybridMultilevel"/>
    <w:tmpl w:val="62D047B8"/>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8"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2"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7"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7"/>
  </w:num>
  <w:num w:numId="5">
    <w:abstractNumId w:val="45"/>
  </w:num>
  <w:num w:numId="6">
    <w:abstractNumId w:val="32"/>
  </w:num>
  <w:num w:numId="7">
    <w:abstractNumId w:val="31"/>
  </w:num>
  <w:num w:numId="8">
    <w:abstractNumId w:val="13"/>
  </w:num>
  <w:num w:numId="9">
    <w:abstractNumId w:val="26"/>
  </w:num>
  <w:num w:numId="10">
    <w:abstractNumId w:val="29"/>
  </w:num>
  <w:num w:numId="11">
    <w:abstractNumId w:val="46"/>
  </w:num>
  <w:num w:numId="12">
    <w:abstractNumId w:val="22"/>
  </w:num>
  <w:num w:numId="13">
    <w:abstractNumId w:val="40"/>
  </w:num>
  <w:num w:numId="14">
    <w:abstractNumId w:val="25"/>
  </w:num>
  <w:num w:numId="15">
    <w:abstractNumId w:val="10"/>
  </w:num>
  <w:num w:numId="16">
    <w:abstractNumId w:val="36"/>
  </w:num>
  <w:num w:numId="17">
    <w:abstractNumId w:val="24"/>
  </w:num>
  <w:num w:numId="18">
    <w:abstractNumId w:val="0"/>
  </w:num>
  <w:num w:numId="19">
    <w:abstractNumId w:val="38"/>
  </w:num>
  <w:num w:numId="20">
    <w:abstractNumId w:val="35"/>
  </w:num>
  <w:num w:numId="21">
    <w:abstractNumId w:val="9"/>
  </w:num>
  <w:num w:numId="22">
    <w:abstractNumId w:val="23"/>
  </w:num>
  <w:num w:numId="23">
    <w:abstractNumId w:val="44"/>
  </w:num>
  <w:num w:numId="24">
    <w:abstractNumId w:val="2"/>
  </w:num>
  <w:num w:numId="25">
    <w:abstractNumId w:val="1"/>
  </w:num>
  <w:num w:numId="26">
    <w:abstractNumId w:val="4"/>
  </w:num>
  <w:num w:numId="27">
    <w:abstractNumId w:val="15"/>
  </w:num>
  <w:num w:numId="28">
    <w:abstractNumId w:val="47"/>
  </w:num>
  <w:num w:numId="29">
    <w:abstractNumId w:val="21"/>
  </w:num>
  <w:num w:numId="30">
    <w:abstractNumId w:val="27"/>
  </w:num>
  <w:num w:numId="31">
    <w:abstractNumId w:val="33"/>
  </w:num>
  <w:num w:numId="32">
    <w:abstractNumId w:val="20"/>
  </w:num>
  <w:num w:numId="33">
    <w:abstractNumId w:val="42"/>
  </w:num>
  <w:num w:numId="34">
    <w:abstractNumId w:val="3"/>
  </w:num>
  <w:num w:numId="35">
    <w:abstractNumId w:val="41"/>
  </w:num>
  <w:num w:numId="36">
    <w:abstractNumId w:val="37"/>
  </w:num>
  <w:num w:numId="37">
    <w:abstractNumId w:val="43"/>
  </w:num>
  <w:num w:numId="38">
    <w:abstractNumId w:val="39"/>
  </w:num>
  <w:num w:numId="39">
    <w:abstractNumId w:val="6"/>
  </w:num>
  <w:num w:numId="40">
    <w:abstractNumId w:val="18"/>
  </w:num>
  <w:num w:numId="41">
    <w:abstractNumId w:val="12"/>
  </w:num>
  <w:num w:numId="42">
    <w:abstractNumId w:val="30"/>
  </w:num>
  <w:num w:numId="43">
    <w:abstractNumId w:val="5"/>
  </w:num>
  <w:num w:numId="44">
    <w:abstractNumId w:val="34"/>
  </w:num>
  <w:num w:numId="45">
    <w:abstractNumId w:val="19"/>
  </w:num>
  <w:num w:numId="46">
    <w:abstractNumId w:val="16"/>
  </w:num>
  <w:num w:numId="47">
    <w:abstractNumId w:val="14"/>
  </w:num>
  <w:num w:numId="4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ogo Aires">
    <w15:presenceInfo w15:providerId="Windows Live" w15:userId="da9c2eabdd63d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705E3"/>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6232"/>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106C"/>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59C"/>
    <w:rsid w:val="00212B9A"/>
    <w:rsid w:val="002179FC"/>
    <w:rsid w:val="00217F15"/>
    <w:rsid w:val="00242A7B"/>
    <w:rsid w:val="00243E89"/>
    <w:rsid w:val="002469CC"/>
    <w:rsid w:val="00246DA8"/>
    <w:rsid w:val="00250368"/>
    <w:rsid w:val="00250413"/>
    <w:rsid w:val="0025572A"/>
    <w:rsid w:val="00262242"/>
    <w:rsid w:val="00263AE5"/>
    <w:rsid w:val="002652B2"/>
    <w:rsid w:val="00265824"/>
    <w:rsid w:val="00274A4F"/>
    <w:rsid w:val="00290928"/>
    <w:rsid w:val="00296E08"/>
    <w:rsid w:val="00297C3E"/>
    <w:rsid w:val="002A5F02"/>
    <w:rsid w:val="002A744B"/>
    <w:rsid w:val="002C062E"/>
    <w:rsid w:val="002C1E07"/>
    <w:rsid w:val="002C668B"/>
    <w:rsid w:val="002D0415"/>
    <w:rsid w:val="002D7818"/>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3697"/>
    <w:rsid w:val="00356D87"/>
    <w:rsid w:val="00362BC3"/>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DA1"/>
    <w:rsid w:val="003E7F0D"/>
    <w:rsid w:val="003F61F5"/>
    <w:rsid w:val="003F6C39"/>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3FAD"/>
    <w:rsid w:val="004B6575"/>
    <w:rsid w:val="004B7577"/>
    <w:rsid w:val="004C306A"/>
    <w:rsid w:val="004D478B"/>
    <w:rsid w:val="004D5245"/>
    <w:rsid w:val="004E1C1E"/>
    <w:rsid w:val="004F3A58"/>
    <w:rsid w:val="004F3F55"/>
    <w:rsid w:val="00500A2D"/>
    <w:rsid w:val="00500E61"/>
    <w:rsid w:val="00503DA4"/>
    <w:rsid w:val="005053E8"/>
    <w:rsid w:val="00507468"/>
    <w:rsid w:val="005121FB"/>
    <w:rsid w:val="00517E3F"/>
    <w:rsid w:val="005223B2"/>
    <w:rsid w:val="00525300"/>
    <w:rsid w:val="00526D12"/>
    <w:rsid w:val="00534E05"/>
    <w:rsid w:val="00535667"/>
    <w:rsid w:val="00536F59"/>
    <w:rsid w:val="00540F41"/>
    <w:rsid w:val="00545184"/>
    <w:rsid w:val="00546BEB"/>
    <w:rsid w:val="00556E42"/>
    <w:rsid w:val="00560167"/>
    <w:rsid w:val="00561DCB"/>
    <w:rsid w:val="005653AD"/>
    <w:rsid w:val="005661BC"/>
    <w:rsid w:val="005661C6"/>
    <w:rsid w:val="00567668"/>
    <w:rsid w:val="00570396"/>
    <w:rsid w:val="0057240C"/>
    <w:rsid w:val="00575AD2"/>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E2DD8"/>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317A"/>
    <w:rsid w:val="00656068"/>
    <w:rsid w:val="00660A65"/>
    <w:rsid w:val="006645D7"/>
    <w:rsid w:val="006646BE"/>
    <w:rsid w:val="006650EF"/>
    <w:rsid w:val="00667DE0"/>
    <w:rsid w:val="00671484"/>
    <w:rsid w:val="00673FD1"/>
    <w:rsid w:val="006A2CFF"/>
    <w:rsid w:val="006B1E3D"/>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5671"/>
    <w:rsid w:val="00716CA8"/>
    <w:rsid w:val="00720040"/>
    <w:rsid w:val="00730AFE"/>
    <w:rsid w:val="00730D2A"/>
    <w:rsid w:val="00732F07"/>
    <w:rsid w:val="00734E44"/>
    <w:rsid w:val="00734ED9"/>
    <w:rsid w:val="00743256"/>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84769"/>
    <w:rsid w:val="00796B7C"/>
    <w:rsid w:val="007A253C"/>
    <w:rsid w:val="007A3EDC"/>
    <w:rsid w:val="007A47CC"/>
    <w:rsid w:val="007A4C9C"/>
    <w:rsid w:val="007A4D26"/>
    <w:rsid w:val="007A6E08"/>
    <w:rsid w:val="007B55A4"/>
    <w:rsid w:val="007C14F8"/>
    <w:rsid w:val="007C2774"/>
    <w:rsid w:val="007C40A0"/>
    <w:rsid w:val="007C561D"/>
    <w:rsid w:val="007D2048"/>
    <w:rsid w:val="007D3368"/>
    <w:rsid w:val="007E3591"/>
    <w:rsid w:val="007E472E"/>
    <w:rsid w:val="007F2767"/>
    <w:rsid w:val="008033A6"/>
    <w:rsid w:val="00805D0D"/>
    <w:rsid w:val="00815E07"/>
    <w:rsid w:val="00817579"/>
    <w:rsid w:val="00817E7C"/>
    <w:rsid w:val="008228A7"/>
    <w:rsid w:val="008259B7"/>
    <w:rsid w:val="008338AB"/>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2D60"/>
    <w:rsid w:val="00927389"/>
    <w:rsid w:val="0092780B"/>
    <w:rsid w:val="0093213D"/>
    <w:rsid w:val="0093243A"/>
    <w:rsid w:val="0094371B"/>
    <w:rsid w:val="00946F26"/>
    <w:rsid w:val="00947740"/>
    <w:rsid w:val="00963667"/>
    <w:rsid w:val="00983E03"/>
    <w:rsid w:val="00984068"/>
    <w:rsid w:val="00984CB2"/>
    <w:rsid w:val="009909BD"/>
    <w:rsid w:val="009A662F"/>
    <w:rsid w:val="009A7C43"/>
    <w:rsid w:val="009B0A80"/>
    <w:rsid w:val="009B6044"/>
    <w:rsid w:val="009B77B7"/>
    <w:rsid w:val="009C0F52"/>
    <w:rsid w:val="009C2208"/>
    <w:rsid w:val="009C5665"/>
    <w:rsid w:val="009D6841"/>
    <w:rsid w:val="009E018D"/>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047CB"/>
    <w:rsid w:val="00B20380"/>
    <w:rsid w:val="00B22A93"/>
    <w:rsid w:val="00B22BC7"/>
    <w:rsid w:val="00B27A71"/>
    <w:rsid w:val="00B32DE9"/>
    <w:rsid w:val="00B35671"/>
    <w:rsid w:val="00B376D8"/>
    <w:rsid w:val="00B41F2D"/>
    <w:rsid w:val="00B43F71"/>
    <w:rsid w:val="00B47114"/>
    <w:rsid w:val="00B51EB6"/>
    <w:rsid w:val="00B6223E"/>
    <w:rsid w:val="00B65376"/>
    <w:rsid w:val="00B67A2F"/>
    <w:rsid w:val="00B71025"/>
    <w:rsid w:val="00B716D2"/>
    <w:rsid w:val="00B724B8"/>
    <w:rsid w:val="00B8207F"/>
    <w:rsid w:val="00B83242"/>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23D4"/>
    <w:rsid w:val="00C24E18"/>
    <w:rsid w:val="00C24EE9"/>
    <w:rsid w:val="00C267A4"/>
    <w:rsid w:val="00C329B0"/>
    <w:rsid w:val="00C34F51"/>
    <w:rsid w:val="00C361A2"/>
    <w:rsid w:val="00C445F8"/>
    <w:rsid w:val="00C5154C"/>
    <w:rsid w:val="00C52DC7"/>
    <w:rsid w:val="00C5630B"/>
    <w:rsid w:val="00C5696E"/>
    <w:rsid w:val="00C61913"/>
    <w:rsid w:val="00C61FBC"/>
    <w:rsid w:val="00C749E8"/>
    <w:rsid w:val="00C74CFA"/>
    <w:rsid w:val="00C80AC2"/>
    <w:rsid w:val="00C82983"/>
    <w:rsid w:val="00C95B26"/>
    <w:rsid w:val="00CA436E"/>
    <w:rsid w:val="00CB3748"/>
    <w:rsid w:val="00CC1C19"/>
    <w:rsid w:val="00CC39C8"/>
    <w:rsid w:val="00CC6E45"/>
    <w:rsid w:val="00CE6597"/>
    <w:rsid w:val="00CF239F"/>
    <w:rsid w:val="00CF2852"/>
    <w:rsid w:val="00CF3A7B"/>
    <w:rsid w:val="00CF6841"/>
    <w:rsid w:val="00D12FA9"/>
    <w:rsid w:val="00D20820"/>
    <w:rsid w:val="00D31B74"/>
    <w:rsid w:val="00D4392C"/>
    <w:rsid w:val="00D52103"/>
    <w:rsid w:val="00D5748A"/>
    <w:rsid w:val="00D57649"/>
    <w:rsid w:val="00D5784C"/>
    <w:rsid w:val="00D710E4"/>
    <w:rsid w:val="00D717D1"/>
    <w:rsid w:val="00D74F3A"/>
    <w:rsid w:val="00D76CCA"/>
    <w:rsid w:val="00D824D8"/>
    <w:rsid w:val="00D8609C"/>
    <w:rsid w:val="00D9445E"/>
    <w:rsid w:val="00D9518F"/>
    <w:rsid w:val="00D967F9"/>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0F12"/>
    <w:rsid w:val="00E11C84"/>
    <w:rsid w:val="00E1297D"/>
    <w:rsid w:val="00E21945"/>
    <w:rsid w:val="00E21A63"/>
    <w:rsid w:val="00E25A5F"/>
    <w:rsid w:val="00E27C42"/>
    <w:rsid w:val="00E33ED1"/>
    <w:rsid w:val="00E34423"/>
    <w:rsid w:val="00E368A7"/>
    <w:rsid w:val="00E46E63"/>
    <w:rsid w:val="00E50235"/>
    <w:rsid w:val="00E535DE"/>
    <w:rsid w:val="00E546D8"/>
    <w:rsid w:val="00E54E58"/>
    <w:rsid w:val="00E55ACC"/>
    <w:rsid w:val="00E56E6F"/>
    <w:rsid w:val="00E576A8"/>
    <w:rsid w:val="00E638FB"/>
    <w:rsid w:val="00E7170A"/>
    <w:rsid w:val="00E762F9"/>
    <w:rsid w:val="00E81020"/>
    <w:rsid w:val="00E84006"/>
    <w:rsid w:val="00E91B9E"/>
    <w:rsid w:val="00E96534"/>
    <w:rsid w:val="00E965AF"/>
    <w:rsid w:val="00EA3508"/>
    <w:rsid w:val="00EA621A"/>
    <w:rsid w:val="00EB0640"/>
    <w:rsid w:val="00EB21C4"/>
    <w:rsid w:val="00EB4C6B"/>
    <w:rsid w:val="00ED259E"/>
    <w:rsid w:val="00ED3550"/>
    <w:rsid w:val="00ED3B72"/>
    <w:rsid w:val="00EE0329"/>
    <w:rsid w:val="00EE630D"/>
    <w:rsid w:val="00EE64FA"/>
    <w:rsid w:val="00EF1611"/>
    <w:rsid w:val="00EF45D8"/>
    <w:rsid w:val="00F020FD"/>
    <w:rsid w:val="00F0216B"/>
    <w:rsid w:val="00F06E9E"/>
    <w:rsid w:val="00F20C9F"/>
    <w:rsid w:val="00F2321B"/>
    <w:rsid w:val="00F2364A"/>
    <w:rsid w:val="00F25D0B"/>
    <w:rsid w:val="00F33308"/>
    <w:rsid w:val="00F354FD"/>
    <w:rsid w:val="00F40589"/>
    <w:rsid w:val="00F44486"/>
    <w:rsid w:val="00F5045A"/>
    <w:rsid w:val="00F51FC4"/>
    <w:rsid w:val="00F55677"/>
    <w:rsid w:val="00F62FF1"/>
    <w:rsid w:val="00F65752"/>
    <w:rsid w:val="00F66BC3"/>
    <w:rsid w:val="00F67905"/>
    <w:rsid w:val="00F844F9"/>
    <w:rsid w:val="00F90D77"/>
    <w:rsid w:val="00F9476D"/>
    <w:rsid w:val="00F975BD"/>
    <w:rsid w:val="00FA3289"/>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31D21626"/>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 w:type="paragraph" w:styleId="Reviso">
    <w:name w:val="Revision"/>
    <w:hidden/>
    <w:uiPriority w:val="99"/>
    <w:semiHidden/>
    <w:rsid w:val="0065317A"/>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success.outsystems.com/Documentation/10/Developing_an_Application/Use_Data/Offline/Offline_Data_Sync_Patterns/Read%2F%2FWrite_Data_One-to-Many"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hyperlink" Target="https://success.outsystems.com/Documentation/10/Developing_an_Application/Use_Data/Offline/Offline_Data_Sync_Patterns/Read%2F%2FWrite_Data_with_Conflict_Detectio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hyperlink" Target="https://success.outsystems.com/Documentation/10/Developing_an_Application/Use_Data/Offline/Offline_Data_Sync_Patterns/Read%2F%2FWrite_Data_Last_Write_Win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uccess.outsystems.com/Documentation/10/Developing_an_Application/Use_Data/Offline/Offline_Data_Sync_Patterns/Read-Only_Data_Optimized" TargetMode="External"/><Relationship Id="rId28" Type="http://schemas.openxmlformats.org/officeDocument/2006/relationships/hyperlink" Target="https://success.outsystems.com/Documentation/10/Developing_an_Application/Use_Data/Offline/Offline_Data_Sync_Patterns/Read%2F%2FWrite_Data_Last_Write_Win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s://success.outsystems.com/Documentation/10/Developing_an_Application/Use_Data/Offline/Offline_Data_Sync_Patterns/Read-Only_Data" TargetMode="External"/><Relationship Id="rId27" Type="http://schemas.openxmlformats.org/officeDocument/2006/relationships/hyperlink" Target="https://success.outsystems.com/Documentation/10/Developing_an_Application/Use_Data/Offline/Offline_Data_Sync_Patterns/Read-Only_Data_Optimize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B1563403-161E-48BA-835A-EFF0D0E59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71</Pages>
  <Words>14368</Words>
  <Characters>77592</Characters>
  <Application>Microsoft Office Word</Application>
  <DocSecurity>0</DocSecurity>
  <Lines>646</Lines>
  <Paragraphs>183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9</cp:revision>
  <cp:lastPrinted>2018-04-22T15:11:00Z</cp:lastPrinted>
  <dcterms:created xsi:type="dcterms:W3CDTF">2018-04-22T15:18:00Z</dcterms:created>
  <dcterms:modified xsi:type="dcterms:W3CDTF">2018-04-22T22:19:00Z</dcterms:modified>
</cp:coreProperties>
</file>