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983" w:rsidRPr="00560167" w:rsidRDefault="00F2321B" w:rsidP="00FC667E">
      <w:r w:rsidRPr="00560167">
        <w:rPr>
          <w:noProof/>
          <w:lang w:eastAsia="pt-PT"/>
        </w:rPr>
        <w:drawing>
          <wp:inline distT="0" distB="0" distL="0" distR="0" wp14:anchorId="4A3A31D6" wp14:editId="3596C1E0">
            <wp:extent cx="1640793" cy="100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rincipal.png"/>
                    <pic:cNvPicPr/>
                  </pic:nvPicPr>
                  <pic:blipFill>
                    <a:blip r:embed="rId8">
                      <a:extLst>
                        <a:ext uri="{28A0092B-C50C-407E-A947-70E740481C1C}">
                          <a14:useLocalDpi xmlns:a14="http://schemas.microsoft.com/office/drawing/2010/main" val="0"/>
                        </a:ext>
                      </a:extLst>
                    </a:blip>
                    <a:stretch>
                      <a:fillRect/>
                    </a:stretch>
                  </pic:blipFill>
                  <pic:spPr>
                    <a:xfrm>
                      <a:off x="0" y="0"/>
                      <a:ext cx="1647724" cy="1013985"/>
                    </a:xfrm>
                    <a:prstGeom prst="rect">
                      <a:avLst/>
                    </a:prstGeom>
                  </pic:spPr>
                </pic:pic>
              </a:graphicData>
            </a:graphic>
          </wp:inline>
        </w:drawing>
      </w:r>
    </w:p>
    <w:p w:rsidR="00F2321B" w:rsidRPr="00560167" w:rsidRDefault="00F2321B" w:rsidP="00FC667E"/>
    <w:p w:rsidR="00F2321B" w:rsidRPr="00560167" w:rsidRDefault="00F2321B" w:rsidP="00FC667E"/>
    <w:p w:rsidR="00F2321B" w:rsidRPr="00560167" w:rsidRDefault="00F2321B" w:rsidP="00FC667E"/>
    <w:p w:rsidR="00F2321B" w:rsidRPr="00191562" w:rsidRDefault="00F2321B" w:rsidP="00D824D8">
      <w:pPr>
        <w:jc w:val="center"/>
        <w:rPr>
          <w:b/>
          <w:sz w:val="36"/>
        </w:rPr>
      </w:pPr>
      <w:r w:rsidRPr="00191562">
        <w:rPr>
          <w:b/>
          <w:sz w:val="36"/>
        </w:rPr>
        <w:t>*Título do Trabalho de Proje</w:t>
      </w:r>
      <w:r w:rsidR="00E965AF" w:rsidRPr="00191562">
        <w:rPr>
          <w:b/>
          <w:sz w:val="36"/>
        </w:rPr>
        <w:t>c</w:t>
      </w:r>
      <w:r w:rsidRPr="00191562">
        <w:rPr>
          <w:b/>
          <w:sz w:val="36"/>
        </w:rPr>
        <w:t>to</w:t>
      </w:r>
      <w:r w:rsidRPr="00191562">
        <w:rPr>
          <w:b/>
          <w:sz w:val="36"/>
        </w:rPr>
        <w:br/>
      </w:r>
      <w:r w:rsidR="004F3F55" w:rsidRPr="004F3F55">
        <w:rPr>
          <w:b/>
          <w:sz w:val="36"/>
        </w:rPr>
        <w:t>Usando a Primeira Letra na Forma Maiúscula</w:t>
      </w:r>
      <w:r w:rsidRPr="00191562">
        <w:rPr>
          <w:b/>
          <w:sz w:val="36"/>
        </w:rPr>
        <w:t>*</w:t>
      </w:r>
      <w:r w:rsidRPr="00191562">
        <w:rPr>
          <w:b/>
          <w:sz w:val="36"/>
        </w:rPr>
        <w:br/>
      </w: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3E89" w:rsidTr="001471E3">
        <w:tc>
          <w:tcPr>
            <w:tcW w:w="1985" w:type="dxa"/>
          </w:tcPr>
          <w:p w:rsidR="00243E89" w:rsidRDefault="00243E89" w:rsidP="00D824D8">
            <w:pPr>
              <w:jc w:val="center"/>
            </w:pPr>
          </w:p>
        </w:tc>
        <w:tc>
          <w:tcPr>
            <w:tcW w:w="4850" w:type="dxa"/>
            <w:vAlign w:val="center"/>
          </w:tcPr>
          <w:p w:rsidR="00243E89" w:rsidRDefault="00243E89" w:rsidP="00243E89">
            <w:pPr>
              <w:jc w:val="left"/>
            </w:pPr>
            <w:r>
              <w:t>*Fernando Pessoa*</w:t>
            </w:r>
          </w:p>
        </w:tc>
      </w:tr>
      <w:tr w:rsidR="00243E89" w:rsidTr="001471E3">
        <w:tc>
          <w:tcPr>
            <w:tcW w:w="1985" w:type="dxa"/>
          </w:tcPr>
          <w:p w:rsidR="00243E89" w:rsidRDefault="00243E89" w:rsidP="00D824D8">
            <w:pPr>
              <w:jc w:val="center"/>
            </w:pPr>
          </w:p>
        </w:tc>
        <w:tc>
          <w:tcPr>
            <w:tcW w:w="4850" w:type="dxa"/>
          </w:tcPr>
          <w:p w:rsidR="00243E89" w:rsidRDefault="00243E89" w:rsidP="00243E89">
            <w:pPr>
              <w:jc w:val="left"/>
            </w:pPr>
            <w:r>
              <w:t>*Ricardo Reis*</w:t>
            </w:r>
          </w:p>
        </w:tc>
      </w:tr>
    </w:tbl>
    <w:p w:rsidR="00F2321B" w:rsidRPr="00560167" w:rsidRDefault="00F2321B" w:rsidP="00D824D8">
      <w:pPr>
        <w:jc w:val="center"/>
      </w:pPr>
    </w:p>
    <w:p w:rsidR="00F2321B" w:rsidRPr="00560167" w:rsidRDefault="00F2321B"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tbl>
      <w:tblPr>
        <w:tblStyle w:val="TabelacomGrelha"/>
        <w:tblW w:w="0" w:type="auto"/>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4926"/>
      </w:tblGrid>
      <w:tr w:rsidR="00734ED9" w:rsidTr="0090109D">
        <w:tc>
          <w:tcPr>
            <w:tcW w:w="1559" w:type="dxa"/>
          </w:tcPr>
          <w:p w:rsidR="00734ED9" w:rsidRDefault="00734ED9" w:rsidP="00D824D8">
            <w:pPr>
              <w:jc w:val="center"/>
            </w:pPr>
            <w:r>
              <w:t>Orientadores</w:t>
            </w:r>
          </w:p>
        </w:tc>
        <w:tc>
          <w:tcPr>
            <w:tcW w:w="4926" w:type="dxa"/>
            <w:vAlign w:val="center"/>
          </w:tcPr>
          <w:p w:rsidR="00734ED9" w:rsidRDefault="00734ED9" w:rsidP="00734ED9">
            <w:pPr>
              <w:jc w:val="left"/>
            </w:pPr>
            <w:r>
              <w:t>*Àlvaro de Campos*</w:t>
            </w:r>
          </w:p>
        </w:tc>
      </w:tr>
      <w:tr w:rsidR="00734ED9" w:rsidTr="0090109D">
        <w:tc>
          <w:tcPr>
            <w:tcW w:w="1559" w:type="dxa"/>
          </w:tcPr>
          <w:p w:rsidR="00734ED9" w:rsidRDefault="00734ED9" w:rsidP="00D824D8">
            <w:pPr>
              <w:jc w:val="center"/>
            </w:pPr>
          </w:p>
        </w:tc>
        <w:tc>
          <w:tcPr>
            <w:tcW w:w="4926" w:type="dxa"/>
          </w:tcPr>
          <w:p w:rsidR="00734ED9" w:rsidRDefault="00734ED9" w:rsidP="00734ED9">
            <w:pPr>
              <w:jc w:val="left"/>
            </w:pPr>
            <w:r>
              <w:t>*Alberto Caeiro, SoftCompany*</w:t>
            </w:r>
          </w:p>
        </w:tc>
      </w:tr>
    </w:tbl>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450922" w:rsidRPr="00560167" w:rsidRDefault="00450922" w:rsidP="00D824D8">
      <w:pPr>
        <w:jc w:val="center"/>
      </w:pPr>
    </w:p>
    <w:p w:rsidR="00450922" w:rsidRPr="00560167" w:rsidRDefault="007F2767" w:rsidP="00D824D8">
      <w:pPr>
        <w:jc w:val="center"/>
      </w:pPr>
      <w:r>
        <w:t>*</w:t>
      </w:r>
      <w:r w:rsidR="00450922" w:rsidRPr="00560167">
        <w:t>Maio</w:t>
      </w:r>
      <w:r>
        <w:t>*</w:t>
      </w:r>
      <w:r w:rsidR="00450922" w:rsidRPr="00560167">
        <w:t xml:space="preserve"> de 2015</w:t>
      </w:r>
    </w:p>
    <w:p w:rsidR="00D20820" w:rsidRPr="00560167" w:rsidRDefault="00D20820" w:rsidP="00FC667E"/>
    <w:p w:rsidR="0057787D" w:rsidRDefault="0057787D">
      <w:pPr>
        <w:spacing w:after="200" w:line="276" w:lineRule="auto"/>
        <w:jc w:val="left"/>
      </w:pPr>
      <w:r>
        <w:br w:type="page"/>
      </w:r>
    </w:p>
    <w:p w:rsidR="00730AFE" w:rsidRDefault="00730AFE" w:rsidP="00D824D8">
      <w:pPr>
        <w:jc w:val="center"/>
        <w:rPr>
          <w:b/>
          <w:bCs/>
          <w:sz w:val="36"/>
          <w:szCs w:val="28"/>
        </w:rPr>
      </w:pPr>
    </w:p>
    <w:p w:rsidR="00F9476D" w:rsidRDefault="00F9476D" w:rsidP="00D824D8">
      <w:pPr>
        <w:jc w:val="center"/>
        <w:rPr>
          <w:b/>
          <w:bCs/>
          <w:sz w:val="36"/>
          <w:szCs w:val="28"/>
        </w:rPr>
      </w:pPr>
    </w:p>
    <w:p w:rsidR="00F9476D" w:rsidRDefault="00F9476D">
      <w:pPr>
        <w:spacing w:after="200" w:line="276" w:lineRule="auto"/>
        <w:jc w:val="left"/>
        <w:rPr>
          <w:b/>
          <w:bCs/>
          <w:sz w:val="36"/>
          <w:szCs w:val="28"/>
        </w:rPr>
      </w:pPr>
      <w:r>
        <w:rPr>
          <w:b/>
          <w:bCs/>
          <w:sz w:val="36"/>
          <w:szCs w:val="28"/>
        </w:rPr>
        <w:br w:type="page"/>
      </w:r>
    </w:p>
    <w:p w:rsidR="00F9476D" w:rsidRDefault="00F9476D" w:rsidP="00D824D8">
      <w:pPr>
        <w:jc w:val="center"/>
        <w:rPr>
          <w:b/>
          <w:bCs/>
          <w:sz w:val="36"/>
          <w:szCs w:val="28"/>
        </w:rPr>
        <w:sectPr w:rsidR="00F9476D" w:rsidSect="0057787D">
          <w:footerReference w:type="default" r:id="rId9"/>
          <w:pgSz w:w="11906" w:h="16838"/>
          <w:pgMar w:top="1417" w:right="1701" w:bottom="1417" w:left="1701" w:header="708" w:footer="708" w:gutter="0"/>
          <w:pgNumType w:fmt="lowerRoman" w:start="1"/>
          <w:cols w:space="708"/>
          <w:titlePg/>
          <w:docGrid w:linePitch="360"/>
        </w:sectPr>
      </w:pPr>
    </w:p>
    <w:p w:rsidR="00D20820" w:rsidRPr="00191562" w:rsidRDefault="00D20820" w:rsidP="00D824D8">
      <w:pPr>
        <w:jc w:val="center"/>
        <w:rPr>
          <w:sz w:val="24"/>
          <w:szCs w:val="20"/>
        </w:rPr>
      </w:pPr>
      <w:r w:rsidRPr="00191562">
        <w:rPr>
          <w:b/>
          <w:bCs/>
          <w:sz w:val="36"/>
          <w:szCs w:val="28"/>
        </w:rPr>
        <w:lastRenderedPageBreak/>
        <w:t>Instituto Superior de Engenharia de Lisb</w:t>
      </w:r>
      <w:r w:rsidR="004C306A" w:rsidRPr="00191562">
        <w:rPr>
          <w:b/>
          <w:bCs/>
          <w:sz w:val="36"/>
          <w:szCs w:val="28"/>
        </w:rPr>
        <w:t>oa</w:t>
      </w:r>
      <w:r w:rsidRPr="00191562">
        <w:rPr>
          <w:sz w:val="36"/>
          <w:szCs w:val="28"/>
        </w:rPr>
        <w:br/>
      </w:r>
      <w:r w:rsidRPr="00191562">
        <w:rPr>
          <w:sz w:val="28"/>
        </w:rPr>
        <w:t>Lic</w:t>
      </w:r>
      <w:r w:rsidR="004C306A" w:rsidRPr="00191562">
        <w:rPr>
          <w:sz w:val="28"/>
        </w:rPr>
        <w:t>enciatura em Engenharia Informá</w:t>
      </w:r>
      <w:r w:rsidRPr="00191562">
        <w:rPr>
          <w:sz w:val="28"/>
        </w:rPr>
        <w:t>tica e de Computado</w:t>
      </w:r>
      <w:r w:rsidR="004C306A" w:rsidRPr="00191562">
        <w:rPr>
          <w:sz w:val="28"/>
        </w:rPr>
        <w:t>res</w:t>
      </w:r>
      <w:r w:rsidRPr="00191562">
        <w:rPr>
          <w:sz w:val="28"/>
        </w:rPr>
        <w:br/>
      </w:r>
    </w:p>
    <w:p w:rsidR="00D20820" w:rsidRPr="00560167" w:rsidRDefault="00D20820" w:rsidP="00D824D8">
      <w:pPr>
        <w:jc w:val="center"/>
      </w:pPr>
    </w:p>
    <w:p w:rsidR="00D20820" w:rsidRPr="00560167" w:rsidRDefault="00D20820" w:rsidP="00D824D8">
      <w:pPr>
        <w:jc w:val="center"/>
      </w:pPr>
    </w:p>
    <w:p w:rsidR="00D20820" w:rsidRPr="00191562" w:rsidRDefault="00D20820" w:rsidP="00D824D8">
      <w:pPr>
        <w:jc w:val="center"/>
        <w:rPr>
          <w:sz w:val="24"/>
        </w:rPr>
      </w:pPr>
    </w:p>
    <w:p w:rsidR="00D20820" w:rsidRPr="00191562" w:rsidRDefault="003C5851" w:rsidP="00D824D8">
      <w:pPr>
        <w:jc w:val="center"/>
        <w:rPr>
          <w:b/>
          <w:sz w:val="36"/>
        </w:rPr>
      </w:pPr>
      <w:r w:rsidRPr="00191562">
        <w:rPr>
          <w:b/>
          <w:sz w:val="36"/>
        </w:rPr>
        <w:t>*</w:t>
      </w:r>
      <w:r w:rsidR="00D20820" w:rsidRPr="00191562">
        <w:rPr>
          <w:b/>
          <w:sz w:val="36"/>
        </w:rPr>
        <w:t>Título do Trabalho de Proje</w:t>
      </w:r>
      <w:r w:rsidR="001D0C52" w:rsidRPr="00191562">
        <w:rPr>
          <w:b/>
          <w:sz w:val="36"/>
        </w:rPr>
        <w:t>c</w:t>
      </w:r>
      <w:r w:rsidR="00D20820" w:rsidRPr="00191562">
        <w:rPr>
          <w:b/>
          <w:sz w:val="36"/>
        </w:rPr>
        <w:t>to</w:t>
      </w:r>
      <w:r w:rsidR="00D20820" w:rsidRPr="00191562">
        <w:rPr>
          <w:b/>
          <w:sz w:val="36"/>
        </w:rPr>
        <w:br/>
      </w:r>
      <w:r w:rsidR="0047615C" w:rsidRPr="0047615C">
        <w:rPr>
          <w:b/>
          <w:sz w:val="36"/>
        </w:rPr>
        <w:t>Usando a Primeira Letra na Forma Maiúscula</w:t>
      </w:r>
      <w:r w:rsidR="00D20820" w:rsidRPr="00191562">
        <w:rPr>
          <w:b/>
          <w:sz w:val="36"/>
        </w:rPr>
        <w:t>*</w:t>
      </w:r>
      <w:r w:rsidR="00D20820" w:rsidRPr="00191562">
        <w:rPr>
          <w:b/>
          <w:sz w:val="36"/>
        </w:rPr>
        <w:br/>
      </w:r>
    </w:p>
    <w:p w:rsidR="00D20820" w:rsidRPr="00560167" w:rsidRDefault="00D20820" w:rsidP="00D824D8">
      <w:pPr>
        <w:jc w:val="center"/>
      </w:pP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2A7B" w:rsidTr="006E03CD">
        <w:tc>
          <w:tcPr>
            <w:tcW w:w="1985" w:type="dxa"/>
            <w:vAlign w:val="center"/>
          </w:tcPr>
          <w:p w:rsidR="00242A7B" w:rsidRDefault="00345143" w:rsidP="00242A7B">
            <w:pPr>
              <w:jc w:val="right"/>
            </w:pPr>
            <w:r>
              <w:t xml:space="preserve">   </w:t>
            </w:r>
            <w:r w:rsidR="00242A7B" w:rsidRPr="00560167">
              <w:t>*75463*</w:t>
            </w:r>
          </w:p>
        </w:tc>
        <w:tc>
          <w:tcPr>
            <w:tcW w:w="4850" w:type="dxa"/>
            <w:vAlign w:val="center"/>
          </w:tcPr>
          <w:p w:rsidR="00242A7B" w:rsidRDefault="00242A7B" w:rsidP="00500E61">
            <w:pPr>
              <w:jc w:val="left"/>
            </w:pPr>
            <w:r w:rsidRPr="00560167">
              <w:t>*Fernando Antó</w:t>
            </w:r>
            <w:r>
              <w:t>nio Nogueira Pessoa*</w:t>
            </w:r>
          </w:p>
        </w:tc>
      </w:tr>
      <w:tr w:rsidR="00242A7B" w:rsidTr="006E03CD">
        <w:tc>
          <w:tcPr>
            <w:tcW w:w="1985" w:type="dxa"/>
            <w:vAlign w:val="center"/>
          </w:tcPr>
          <w:p w:rsidR="00242A7B" w:rsidRDefault="00242A7B" w:rsidP="00242A7B">
            <w:pPr>
              <w:jc w:val="right"/>
            </w:pPr>
            <w:r w:rsidRPr="00560167">
              <w:t>*72453*</w:t>
            </w:r>
          </w:p>
        </w:tc>
        <w:tc>
          <w:tcPr>
            <w:tcW w:w="4850" w:type="dxa"/>
          </w:tcPr>
          <w:p w:rsidR="00242A7B" w:rsidRDefault="00242A7B" w:rsidP="00500E61">
            <w:pPr>
              <w:jc w:val="left"/>
            </w:pPr>
            <w:r w:rsidRPr="00560167">
              <w:t>*Ricardo Manuel Augusto dos Santos Reis*</w:t>
            </w:r>
          </w:p>
        </w:tc>
      </w:tr>
      <w:tr w:rsidR="006E03CD" w:rsidTr="006E03CD">
        <w:tc>
          <w:tcPr>
            <w:tcW w:w="1985" w:type="dxa"/>
            <w:vAlign w:val="center"/>
          </w:tcPr>
          <w:p w:rsidR="006E03CD" w:rsidRDefault="006E03CD" w:rsidP="00242A7B">
            <w:pPr>
              <w:jc w:val="right"/>
            </w:pPr>
          </w:p>
          <w:p w:rsidR="006E03CD" w:rsidRPr="00560167" w:rsidRDefault="006E03CD" w:rsidP="00242A7B">
            <w:pPr>
              <w:jc w:val="right"/>
            </w:pPr>
            <w:r w:rsidRPr="00560167">
              <w:rPr>
                <w:noProof/>
                <w:lang w:eastAsia="pt-PT"/>
              </w:rPr>
              <mc:AlternateContent>
                <mc:Choice Requires="wps">
                  <w:drawing>
                    <wp:anchor distT="0" distB="0" distL="114300" distR="114300" simplePos="0" relativeHeight="251654144" behindDoc="0" locked="0" layoutInCell="1" allowOverlap="1" wp14:anchorId="5A0B679A" wp14:editId="0292739D">
                      <wp:simplePos x="0" y="0"/>
                      <wp:positionH relativeFrom="column">
                        <wp:posOffset>-749300</wp:posOffset>
                      </wp:positionH>
                      <wp:positionV relativeFrom="paragraph">
                        <wp:posOffset>110490</wp:posOffset>
                      </wp:positionV>
                      <wp:extent cx="4708525" cy="8255"/>
                      <wp:effectExtent l="0" t="0" r="15875" b="29845"/>
                      <wp:wrapNone/>
                      <wp:docPr id="4" name="Straight Connector 4"/>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B8EFD" id="Straight Connector 4"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8.7pt" to="31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" strokecolor="#d1d1d1 [3044]"/>
                  </w:pict>
                </mc:Fallback>
              </mc:AlternateContent>
            </w:r>
          </w:p>
        </w:tc>
        <w:tc>
          <w:tcPr>
            <w:tcW w:w="4850" w:type="dxa"/>
          </w:tcPr>
          <w:p w:rsidR="006E03CD" w:rsidRPr="00560167" w:rsidRDefault="006E03CD" w:rsidP="00500E61">
            <w:pPr>
              <w:jc w:val="left"/>
            </w:pPr>
          </w:p>
        </w:tc>
      </w:tr>
    </w:tbl>
    <w:p w:rsidR="00D20820" w:rsidRPr="00560167" w:rsidRDefault="00D20820" w:rsidP="00D824D8">
      <w:pPr>
        <w:jc w:val="center"/>
      </w:pPr>
    </w:p>
    <w:p w:rsidR="00D20820" w:rsidRPr="00560167" w:rsidRDefault="006E03CD" w:rsidP="00D824D8">
      <w:pPr>
        <w:jc w:val="center"/>
      </w:pPr>
      <w:r w:rsidRPr="00560167">
        <w:rPr>
          <w:noProof/>
          <w:lang w:eastAsia="pt-PT"/>
        </w:rPr>
        <mc:AlternateContent>
          <mc:Choice Requires="wps">
            <w:drawing>
              <wp:anchor distT="0" distB="0" distL="114300" distR="114300" simplePos="0" relativeHeight="251656192" behindDoc="0" locked="0" layoutInCell="1" allowOverlap="1" wp14:anchorId="23D83BDA" wp14:editId="397CEA5F">
                <wp:simplePos x="0" y="0"/>
                <wp:positionH relativeFrom="column">
                  <wp:posOffset>396029</wp:posOffset>
                </wp:positionH>
                <wp:positionV relativeFrom="paragraph">
                  <wp:posOffset>136525</wp:posOffset>
                </wp:positionV>
                <wp:extent cx="4708525" cy="8255"/>
                <wp:effectExtent l="0" t="0" r="15875" b="29845"/>
                <wp:wrapNone/>
                <wp:docPr id="5" name="Straight Connector 5"/>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393DD" id="Straight Connector 5" o:spid="_x0000_s1026" style="position:absolute;flip:y;z-index:251656192;visibility:visible;mso-wrap-style:square;mso-wrap-distance-left:9pt;mso-wrap-distance-top:0;mso-wrap-distance-right:9pt;mso-wrap-distance-bottom:0;mso-position-horizontal:absolute;mso-position-horizontal-relative:text;mso-position-vertical:absolute;mso-position-vertical-relative:text" from="31.2pt,10.75pt" to="401.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" strokecolor="#d1d1d1 [3044]"/>
            </w:pict>
          </mc:Fallback>
        </mc:AlternateContent>
      </w:r>
    </w:p>
    <w:p w:rsidR="00D20820" w:rsidRPr="00560167" w:rsidRDefault="00D20820" w:rsidP="00D824D8">
      <w:pPr>
        <w:jc w:val="center"/>
      </w:pPr>
    </w:p>
    <w:p w:rsidR="00345143" w:rsidRDefault="00345143" w:rsidP="00D824D8">
      <w:pPr>
        <w:jc w:val="center"/>
      </w:pPr>
    </w:p>
    <w:tbl>
      <w:tblPr>
        <w:tblStyle w:val="TabelacomGrelha"/>
        <w:tblpPr w:leftFromText="141" w:rightFromText="141" w:vertAnchor="text" w:horzAnchor="margin" w:tblpXSpec="right"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DC28AA" w:rsidTr="00DC28AA">
        <w:tc>
          <w:tcPr>
            <w:tcW w:w="1985" w:type="dxa"/>
            <w:vAlign w:val="center"/>
          </w:tcPr>
          <w:p w:rsidR="00DC28AA" w:rsidRDefault="00DC28AA" w:rsidP="00DC28AA">
            <w:pPr>
              <w:jc w:val="right"/>
            </w:pPr>
            <w:r w:rsidRPr="00560167">
              <w:t>Orientadores:</w:t>
            </w:r>
          </w:p>
        </w:tc>
        <w:tc>
          <w:tcPr>
            <w:tcW w:w="4850" w:type="dxa"/>
            <w:vAlign w:val="center"/>
          </w:tcPr>
          <w:p w:rsidR="00DC28AA" w:rsidRDefault="00DC28AA" w:rsidP="00DC28AA">
            <w:pPr>
              <w:jc w:val="left"/>
            </w:pPr>
            <w:r w:rsidRPr="00560167">
              <w:t>*</w:t>
            </w:r>
            <w:r>
              <w:t>Á</w:t>
            </w:r>
            <w:r w:rsidRPr="00560167">
              <w:t xml:space="preserve">lvaro José Silva </w:t>
            </w:r>
            <w:r>
              <w:t xml:space="preserve">Veiga de Campos* </w:t>
            </w:r>
          </w:p>
        </w:tc>
      </w:tr>
      <w:tr w:rsidR="00DC28AA" w:rsidTr="00DC28AA">
        <w:tc>
          <w:tcPr>
            <w:tcW w:w="1985" w:type="dxa"/>
            <w:vAlign w:val="center"/>
          </w:tcPr>
          <w:p w:rsidR="00DC28AA" w:rsidRDefault="00DC28AA" w:rsidP="00DC28AA">
            <w:pPr>
              <w:jc w:val="right"/>
            </w:pPr>
          </w:p>
        </w:tc>
        <w:tc>
          <w:tcPr>
            <w:tcW w:w="4850" w:type="dxa"/>
          </w:tcPr>
          <w:p w:rsidR="00DC28AA" w:rsidRDefault="00DC28AA" w:rsidP="00DC28AA">
            <w:pPr>
              <w:jc w:val="left"/>
            </w:pPr>
            <w:r w:rsidRPr="00560167">
              <w:t xml:space="preserve">*Alberto Joaquim Alves </w:t>
            </w:r>
            <w:r>
              <w:t>Caeiro, SoftCompany*</w:t>
            </w:r>
          </w:p>
          <w:p w:rsidR="00DC28AA" w:rsidRDefault="00DC28AA" w:rsidP="00DC28AA">
            <w:pPr>
              <w:jc w:val="left"/>
            </w:pPr>
          </w:p>
        </w:tc>
      </w:tr>
    </w:tbl>
    <w:p w:rsidR="00D20820" w:rsidRDefault="00D20820" w:rsidP="00D824D8">
      <w:pPr>
        <w:jc w:val="center"/>
      </w:pPr>
    </w:p>
    <w:p w:rsidR="006E03CD" w:rsidRPr="00560167" w:rsidRDefault="006E03CD" w:rsidP="00D824D8">
      <w:pPr>
        <w:jc w:val="center"/>
      </w:pPr>
    </w:p>
    <w:p w:rsidR="00D20820" w:rsidRPr="00560167" w:rsidRDefault="00D20820" w:rsidP="00D824D8">
      <w:pPr>
        <w:jc w:val="center"/>
        <w:rPr>
          <w:sz w:val="24"/>
        </w:rPr>
      </w:pPr>
    </w:p>
    <w:p w:rsidR="00D20820" w:rsidRPr="00560167" w:rsidRDefault="00D20820" w:rsidP="00D824D8">
      <w:pPr>
        <w:jc w:val="center"/>
      </w:pPr>
    </w:p>
    <w:p w:rsidR="00156623" w:rsidRPr="00560167" w:rsidRDefault="00156623" w:rsidP="00D824D8">
      <w:pPr>
        <w:jc w:val="center"/>
        <w:rPr>
          <w:sz w:val="24"/>
        </w:rPr>
      </w:pPr>
      <w:r w:rsidRPr="00560167">
        <w:rPr>
          <w:noProof/>
          <w:lang w:eastAsia="pt-PT"/>
        </w:rPr>
        <mc:AlternateContent>
          <mc:Choice Requires="wps">
            <w:drawing>
              <wp:anchor distT="0" distB="0" distL="114300" distR="114300" simplePos="0" relativeHeight="251659264" behindDoc="0" locked="0" layoutInCell="1" allowOverlap="1" wp14:anchorId="17F9F59A" wp14:editId="6B4FDBD3">
                <wp:simplePos x="0" y="0"/>
                <wp:positionH relativeFrom="column">
                  <wp:posOffset>394335</wp:posOffset>
                </wp:positionH>
                <wp:positionV relativeFrom="paragraph">
                  <wp:posOffset>8255</wp:posOffset>
                </wp:positionV>
                <wp:extent cx="4708525" cy="8255"/>
                <wp:effectExtent l="0" t="0" r="15875" b="29845"/>
                <wp:wrapNone/>
                <wp:docPr id="7" name="Straight Connector 7"/>
                <wp:cNvGraphicFramePr/>
                <a:graphic xmlns:a="http://schemas.openxmlformats.org/drawingml/2006/main">
                  <a:graphicData uri="http://schemas.microsoft.com/office/word/2010/wordprocessingShape">
                    <wps:wsp>
                      <wps:cNvCnPr/>
                      <wps:spPr>
                        <a:xfrm flipV="1">
                          <a:off x="0" y="0"/>
                          <a:ext cx="4708525" cy="825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16BCA142" id="Straight Connector 7"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1.05pt,.65pt" to="40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" strokecolor="#4a7ebb"/>
            </w:pict>
          </mc:Fallback>
        </mc:AlternateContent>
      </w:r>
    </w:p>
    <w:p w:rsidR="00156623" w:rsidRPr="00560167" w:rsidRDefault="006E03CD" w:rsidP="00D824D8">
      <w:pPr>
        <w:jc w:val="center"/>
      </w:pPr>
      <w:r w:rsidRPr="00560167">
        <w:rPr>
          <w:noProof/>
          <w:lang w:eastAsia="pt-PT"/>
        </w:rPr>
        <mc:AlternateContent>
          <mc:Choice Requires="wps">
            <w:drawing>
              <wp:anchor distT="0" distB="0" distL="114300" distR="114300" simplePos="0" relativeHeight="251658240" behindDoc="0" locked="0" layoutInCell="1" allowOverlap="1" wp14:anchorId="52DBECC1" wp14:editId="5A16986E">
                <wp:simplePos x="0" y="0"/>
                <wp:positionH relativeFrom="column">
                  <wp:posOffset>394124</wp:posOffset>
                </wp:positionH>
                <wp:positionV relativeFrom="paragraph">
                  <wp:posOffset>100118</wp:posOffset>
                </wp:positionV>
                <wp:extent cx="4708525" cy="8255"/>
                <wp:effectExtent l="0" t="0" r="15875" b="29845"/>
                <wp:wrapNone/>
                <wp:docPr id="6" name="Straight Connector 6"/>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3C206C" id="Straight Connector 6" o:spid="_x0000_s1026"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from="31.05pt,7.9pt" to="401.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" strokecolor="#d1d1d1 [3044]"/>
            </w:pict>
          </mc:Fallback>
        </mc:AlternateContent>
      </w:r>
    </w:p>
    <w:p w:rsidR="006E03CD" w:rsidRDefault="006E03CD" w:rsidP="00D824D8">
      <w:pPr>
        <w:jc w:val="center"/>
      </w:pPr>
    </w:p>
    <w:p w:rsidR="00D20820" w:rsidRPr="00560167" w:rsidRDefault="00D20820"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D20820" w:rsidRPr="00560167" w:rsidRDefault="00D20820" w:rsidP="00D824D8">
      <w:pPr>
        <w:jc w:val="center"/>
      </w:pPr>
    </w:p>
    <w:p w:rsidR="00D20820" w:rsidRPr="00560167" w:rsidRDefault="007F2767" w:rsidP="00D824D8">
      <w:pPr>
        <w:jc w:val="center"/>
      </w:pPr>
      <w:r>
        <w:t>*</w:t>
      </w:r>
      <w:r w:rsidR="00D20820" w:rsidRPr="00560167">
        <w:t>Maio</w:t>
      </w:r>
      <w:r>
        <w:t>*</w:t>
      </w:r>
      <w:r w:rsidR="00D20820" w:rsidRPr="00560167">
        <w:t xml:space="preserve"> de 2015</w:t>
      </w:r>
    </w:p>
    <w:p w:rsidR="003737CF" w:rsidRDefault="003737CF" w:rsidP="00FC667E">
      <w:pPr>
        <w:pStyle w:val="Cabealho1"/>
      </w:pPr>
    </w:p>
    <w:p w:rsidR="003737CF" w:rsidRDefault="003737CF" w:rsidP="003737CF">
      <w:pPr>
        <w:rPr>
          <w:rFonts w:eastAsiaTheme="majorEastAsia" w:cstheme="majorBidi"/>
          <w:sz w:val="40"/>
          <w:szCs w:val="28"/>
        </w:rPr>
      </w:pPr>
      <w:r>
        <w:br w:type="page"/>
      </w:r>
    </w:p>
    <w:p w:rsidR="00560167" w:rsidRPr="000B3A22" w:rsidRDefault="00560167" w:rsidP="00FC667E">
      <w:pPr>
        <w:pStyle w:val="Cabealho1"/>
      </w:pPr>
      <w:bookmarkStart w:id="0" w:name="_Toc512102614"/>
      <w:r w:rsidRPr="000B3A22">
        <w:lastRenderedPageBreak/>
        <w:t>Resumo</w:t>
      </w:r>
      <w:bookmarkEnd w:id="0"/>
    </w:p>
    <w:p w:rsidR="001C742E" w:rsidRDefault="001C742E" w:rsidP="00FC667E">
      <w:r>
        <w:t>Este projeto tem um objetivo principal, o desenvolvimento duma aplicação de entrevistas que seja uma mais valia para uma empresa da área de informática e tecnologias e que permita um candidato ter um papel mais envolvido e simplificado.</w:t>
      </w:r>
    </w:p>
    <w:p w:rsidR="001C742E" w:rsidRDefault="001C742E" w:rsidP="00FC667E">
      <w:r>
        <w:tab/>
        <w:t>Para a empresa a aplicação não só ira garantir uma administração simples de entrevistas, candidatos, projetos, cliente e vagas, como também uma forma de se introduzir para os candidatos, demonstrando o que mais valida nos mesmos e como estes mais facilmente se podem apresentar.</w:t>
      </w:r>
    </w:p>
    <w:p w:rsidR="000B55E6" w:rsidRDefault="001C742E" w:rsidP="00FC667E">
      <w:r>
        <w:tab/>
        <w:t>No outro lado ira oferecer</w:t>
      </w:r>
      <w:r w:rsidR="000B55E6">
        <w:t xml:space="preserve"> ao candidato uma forma simples, interativa e apelativa de administra as suas informações e realizar aplicações a vagas, que conseguira visualizar como também pesquisar tendo em conta os seus interesses.   </w:t>
      </w:r>
    </w:p>
    <w:p w:rsidR="00560167" w:rsidRDefault="000B55E6" w:rsidP="00FC667E">
      <w:r>
        <w:tab/>
      </w:r>
      <w:r w:rsidR="00B921FA">
        <w:t xml:space="preserve">Apesar do projeto ser focado no desenvolvimento de uma aplicação Web, existira uma aplicação Móvel que servira como um suporte para os candidatos.  </w:t>
      </w:r>
      <w:r w:rsidR="001C742E">
        <w:t xml:space="preserve"> </w:t>
      </w:r>
    </w:p>
    <w:p w:rsidR="000B55E6" w:rsidRDefault="000B55E6" w:rsidP="000B55E6">
      <w:r>
        <w:tab/>
        <w:t xml:space="preserve">Também durante o processo de desenvolvimento desta aplicação iremos colocar os nossos conhecimentos da arquitetura de desenvolvimento OutSystems em pratica. </w:t>
      </w:r>
    </w:p>
    <w:p w:rsidR="00560167" w:rsidRDefault="000B55E6" w:rsidP="000B55E6">
      <w:pPr>
        <w:ind w:firstLine="708"/>
      </w:pPr>
      <w:r>
        <w:t xml:space="preserve">Arquitetura cujo o conhecimento é cada vez mais requisitado no mercado informático e tecnológico Português, o que torna qualquer experiencia sobre a mesma indispensável para o futuro.    </w:t>
      </w:r>
    </w:p>
    <w:p w:rsidR="00560167" w:rsidRDefault="00560167" w:rsidP="00FC667E"/>
    <w:p w:rsidR="00560167" w:rsidRDefault="00560167" w:rsidP="00FC667E">
      <w:r w:rsidRPr="00560167">
        <w:rPr>
          <w:rFonts w:cs="Times New Roman"/>
          <w:b/>
          <w:sz w:val="24"/>
          <w:szCs w:val="32"/>
        </w:rPr>
        <w:t xml:space="preserve">Palavras-chave: </w:t>
      </w:r>
      <w:r w:rsidR="006E1B5E">
        <w:rPr>
          <w:rFonts w:cs="Times New Roman"/>
          <w:sz w:val="24"/>
          <w:szCs w:val="32"/>
        </w:rPr>
        <w:t>IView</w:t>
      </w:r>
      <w:r w:rsidR="006E1B5E">
        <w:t xml:space="preserve">; OutSystems; Widgets; Colaboradores; Candidatos; Vagas; Entrevistas; Currículos; </w:t>
      </w:r>
    </w:p>
    <w:p w:rsidR="002179FC" w:rsidRDefault="002179FC" w:rsidP="00FC667E"/>
    <w:p w:rsidR="002179FC" w:rsidRDefault="002179FC" w:rsidP="00FC667E">
      <w:r>
        <w:br w:type="page"/>
      </w:r>
    </w:p>
    <w:p w:rsidR="003737CF" w:rsidRPr="007F2767" w:rsidRDefault="003737CF" w:rsidP="00FC667E">
      <w:pPr>
        <w:pStyle w:val="Cabealho1"/>
      </w:pPr>
    </w:p>
    <w:p w:rsidR="003737CF" w:rsidRPr="007F2767" w:rsidRDefault="003737CF" w:rsidP="003737CF">
      <w:pPr>
        <w:rPr>
          <w:rFonts w:eastAsiaTheme="majorEastAsia" w:cstheme="majorBidi"/>
          <w:sz w:val="40"/>
          <w:szCs w:val="28"/>
        </w:rPr>
      </w:pPr>
      <w:r w:rsidRPr="007F2767">
        <w:br w:type="page"/>
      </w:r>
    </w:p>
    <w:p w:rsidR="002179FC" w:rsidRPr="002179FC" w:rsidRDefault="002179FC" w:rsidP="00FC667E">
      <w:pPr>
        <w:pStyle w:val="Cabealho1"/>
        <w:rPr>
          <w:lang w:val="en-US"/>
        </w:rPr>
      </w:pPr>
      <w:bookmarkStart w:id="1" w:name="_Toc512102615"/>
      <w:r w:rsidRPr="002179FC">
        <w:rPr>
          <w:lang w:val="en-US"/>
        </w:rPr>
        <w:lastRenderedPageBreak/>
        <w:t>Abstract</w:t>
      </w:r>
      <w:bookmarkEnd w:id="1"/>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r w:rsidRPr="002179FC">
        <w:rPr>
          <w:lang w:val="en-US"/>
        </w:rPr>
        <w:t>Abstract text</w:t>
      </w:r>
      <w:r w:rsidR="00F33308">
        <w:rPr>
          <w:lang w:val="en-US"/>
        </w:rPr>
        <w:t xml:space="preserve"> (1 page).</w:t>
      </w: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Default="002179FC" w:rsidP="00FC667E">
      <w:pPr>
        <w:rPr>
          <w:lang w:val="en-US"/>
        </w:rPr>
      </w:pPr>
      <w:r w:rsidRPr="00CC6E45">
        <w:rPr>
          <w:b/>
          <w:sz w:val="24"/>
          <w:szCs w:val="32"/>
          <w:lang w:val="en-US"/>
        </w:rPr>
        <w:t>Keywords:</w:t>
      </w:r>
      <w:r w:rsidRPr="002179FC">
        <w:rPr>
          <w:rFonts w:ascii="CMBX10" w:hAnsi="CMBX10"/>
          <w:b/>
          <w:bCs/>
          <w:lang w:val="en-US"/>
        </w:rPr>
        <w:t xml:space="preserve"> </w:t>
      </w:r>
      <w:r w:rsidRPr="002179FC">
        <w:rPr>
          <w:lang w:val="en-US"/>
        </w:rPr>
        <w:t xml:space="preserve">sorted </w:t>
      </w:r>
      <w:r w:rsidR="00BC7E50">
        <w:rPr>
          <w:lang w:val="en-US"/>
        </w:rPr>
        <w:t>k</w:t>
      </w:r>
      <w:r w:rsidRPr="002179FC">
        <w:rPr>
          <w:lang w:val="en-US"/>
        </w:rPr>
        <w:t>eyword list, delimited by ;.</w:t>
      </w:r>
    </w:p>
    <w:p w:rsidR="007D3368" w:rsidRDefault="007D3368" w:rsidP="00FC667E">
      <w:pPr>
        <w:rPr>
          <w:lang w:val="en-US"/>
        </w:rPr>
      </w:pPr>
    </w:p>
    <w:p w:rsidR="003737CF" w:rsidRPr="00327B46" w:rsidRDefault="007D3368" w:rsidP="00327B46">
      <w:pPr>
        <w:rPr>
          <w:lang w:val="en-US"/>
        </w:rPr>
      </w:pPr>
      <w:r>
        <w:rPr>
          <w:lang w:val="en-US"/>
        </w:rPr>
        <w:br w:type="page"/>
      </w:r>
    </w:p>
    <w:p w:rsidR="003737CF" w:rsidRPr="007B55A4" w:rsidRDefault="003737CF" w:rsidP="003737CF">
      <w:pPr>
        <w:rPr>
          <w:rFonts w:eastAsiaTheme="majorEastAsia"/>
          <w:lang w:val="en-US"/>
        </w:rPr>
      </w:pPr>
      <w:r w:rsidRPr="007B55A4">
        <w:rPr>
          <w:lang w:val="en-US"/>
        </w:rPr>
        <w:lastRenderedPageBreak/>
        <w:br w:type="page"/>
      </w:r>
    </w:p>
    <w:p w:rsidR="006F7351" w:rsidRPr="00AB0EC2" w:rsidRDefault="006F7351" w:rsidP="00AB0EC2">
      <w:pPr>
        <w:rPr>
          <w:b/>
          <w:sz w:val="40"/>
          <w:szCs w:val="40"/>
        </w:rPr>
      </w:pPr>
      <w:bookmarkStart w:id="2" w:name="_Toc417073314"/>
      <w:bookmarkStart w:id="3" w:name="_Toc417484057"/>
      <w:r w:rsidRPr="00AB0EC2">
        <w:rPr>
          <w:b/>
          <w:sz w:val="40"/>
          <w:szCs w:val="40"/>
        </w:rPr>
        <w:lastRenderedPageBreak/>
        <w:t>Índice</w:t>
      </w:r>
      <w:bookmarkEnd w:id="2"/>
      <w:bookmarkEnd w:id="3"/>
    </w:p>
    <w:p w:rsidR="00327B46" w:rsidRDefault="00DA6AB5" w:rsidP="00327B46">
      <w:pPr>
        <w:pStyle w:val="ndice1"/>
        <w:rPr>
          <w:rFonts w:eastAsiaTheme="minorEastAsia"/>
          <w:sz w:val="22"/>
          <w:szCs w:val="22"/>
          <w:lang w:eastAsia="pt-PT"/>
        </w:rPr>
      </w:pPr>
      <w:r>
        <w:fldChar w:fldCharType="begin"/>
      </w:r>
      <w:r>
        <w:instrText xml:space="preserve"> TOC \o "1-3" \h \z \u </w:instrText>
      </w:r>
      <w:r>
        <w:fldChar w:fldCharType="separate"/>
      </w:r>
      <w:hyperlink w:anchor="_Toc512102614" w:history="1">
        <w:r w:rsidR="00327B46" w:rsidRPr="00E53812">
          <w:rPr>
            <w:rStyle w:val="Hiperligao"/>
          </w:rPr>
          <w:t>Resumo</w:t>
        </w:r>
        <w:r w:rsidR="00327B46">
          <w:rPr>
            <w:webHidden/>
          </w:rPr>
          <w:tab/>
        </w:r>
        <w:r w:rsidR="00327B46">
          <w:rPr>
            <w:webHidden/>
          </w:rPr>
          <w:fldChar w:fldCharType="begin"/>
        </w:r>
        <w:r w:rsidR="00327B46">
          <w:rPr>
            <w:webHidden/>
          </w:rPr>
          <w:instrText xml:space="preserve"> PAGEREF _Toc512102614 \h </w:instrText>
        </w:r>
        <w:r w:rsidR="00327B46">
          <w:rPr>
            <w:webHidden/>
          </w:rPr>
        </w:r>
        <w:r w:rsidR="00327B46">
          <w:rPr>
            <w:webHidden/>
          </w:rPr>
          <w:fldChar w:fldCharType="separate"/>
        </w:r>
        <w:r w:rsidR="0065317A">
          <w:rPr>
            <w:webHidden/>
          </w:rPr>
          <w:t>v</w:t>
        </w:r>
        <w:r w:rsidR="00327B46">
          <w:rPr>
            <w:webHidden/>
          </w:rPr>
          <w:fldChar w:fldCharType="end"/>
        </w:r>
      </w:hyperlink>
    </w:p>
    <w:p w:rsidR="00327B46" w:rsidRDefault="000D6232" w:rsidP="00327B46">
      <w:pPr>
        <w:pStyle w:val="ndice1"/>
        <w:rPr>
          <w:rFonts w:eastAsiaTheme="minorEastAsia"/>
          <w:sz w:val="22"/>
          <w:szCs w:val="22"/>
          <w:lang w:eastAsia="pt-PT"/>
        </w:rPr>
      </w:pPr>
      <w:hyperlink w:anchor="_Toc512102615" w:history="1">
        <w:r w:rsidR="00327B46" w:rsidRPr="00E53812">
          <w:rPr>
            <w:rStyle w:val="Hiperligao"/>
            <w:lang w:val="en-US"/>
          </w:rPr>
          <w:t>Abstract</w:t>
        </w:r>
        <w:r w:rsidR="00327B46">
          <w:rPr>
            <w:webHidden/>
          </w:rPr>
          <w:tab/>
        </w:r>
        <w:r w:rsidR="00327B46">
          <w:rPr>
            <w:webHidden/>
          </w:rPr>
          <w:fldChar w:fldCharType="begin"/>
        </w:r>
        <w:r w:rsidR="00327B46">
          <w:rPr>
            <w:webHidden/>
          </w:rPr>
          <w:instrText xml:space="preserve"> PAGEREF _Toc512102615 \h </w:instrText>
        </w:r>
        <w:r w:rsidR="00327B46">
          <w:rPr>
            <w:webHidden/>
          </w:rPr>
        </w:r>
        <w:r w:rsidR="00327B46">
          <w:rPr>
            <w:webHidden/>
          </w:rPr>
          <w:fldChar w:fldCharType="separate"/>
        </w:r>
        <w:r w:rsidR="0065317A">
          <w:rPr>
            <w:webHidden/>
          </w:rPr>
          <w:t>vii</w:t>
        </w:r>
        <w:r w:rsidR="00327B46">
          <w:rPr>
            <w:webHidden/>
          </w:rPr>
          <w:fldChar w:fldCharType="end"/>
        </w:r>
      </w:hyperlink>
    </w:p>
    <w:p w:rsidR="00327B46" w:rsidRDefault="000D6232" w:rsidP="00327B46">
      <w:pPr>
        <w:pStyle w:val="ndice1"/>
        <w:rPr>
          <w:rFonts w:eastAsiaTheme="minorEastAsia"/>
          <w:sz w:val="22"/>
          <w:szCs w:val="22"/>
          <w:lang w:eastAsia="pt-PT"/>
        </w:rPr>
      </w:pPr>
      <w:hyperlink w:anchor="_Toc512102616" w:history="1">
        <w:r w:rsidR="00327B46" w:rsidRPr="00E53812">
          <w:rPr>
            <w:rStyle w:val="Hiperligao"/>
          </w:rPr>
          <w:t>Lista de Figuras</w:t>
        </w:r>
        <w:r w:rsidR="00327B46">
          <w:rPr>
            <w:webHidden/>
          </w:rPr>
          <w:tab/>
        </w:r>
        <w:r w:rsidR="00327B46">
          <w:rPr>
            <w:webHidden/>
          </w:rPr>
          <w:fldChar w:fldCharType="begin"/>
        </w:r>
        <w:r w:rsidR="00327B46">
          <w:rPr>
            <w:webHidden/>
          </w:rPr>
          <w:instrText xml:space="preserve"> PAGEREF _Toc512102616 \h </w:instrText>
        </w:r>
        <w:r w:rsidR="00327B46">
          <w:rPr>
            <w:webHidden/>
          </w:rPr>
        </w:r>
        <w:r w:rsidR="00327B46">
          <w:rPr>
            <w:webHidden/>
          </w:rPr>
          <w:fldChar w:fldCharType="separate"/>
        </w:r>
        <w:r w:rsidR="0065317A">
          <w:rPr>
            <w:webHidden/>
          </w:rPr>
          <w:t>xi</w:t>
        </w:r>
        <w:r w:rsidR="00327B46">
          <w:rPr>
            <w:webHidden/>
          </w:rPr>
          <w:fldChar w:fldCharType="end"/>
        </w:r>
      </w:hyperlink>
    </w:p>
    <w:p w:rsidR="00327B46" w:rsidRDefault="000D6232" w:rsidP="00327B46">
      <w:pPr>
        <w:pStyle w:val="ndice1"/>
        <w:rPr>
          <w:rFonts w:eastAsiaTheme="minorEastAsia"/>
          <w:sz w:val="22"/>
          <w:szCs w:val="22"/>
          <w:lang w:eastAsia="pt-PT"/>
        </w:rPr>
      </w:pPr>
      <w:hyperlink w:anchor="_Toc512102617" w:history="1">
        <w:r w:rsidR="00327B46" w:rsidRPr="00E53812">
          <w:rPr>
            <w:rStyle w:val="Hiperligao"/>
          </w:rPr>
          <w:t>Lista de Tabelas</w:t>
        </w:r>
        <w:r w:rsidR="00327B46">
          <w:rPr>
            <w:webHidden/>
          </w:rPr>
          <w:tab/>
        </w:r>
        <w:r w:rsidR="00327B46">
          <w:rPr>
            <w:webHidden/>
          </w:rPr>
          <w:fldChar w:fldCharType="begin"/>
        </w:r>
        <w:r w:rsidR="00327B46">
          <w:rPr>
            <w:webHidden/>
          </w:rPr>
          <w:instrText xml:space="preserve"> PAGEREF _Toc512102617 \h </w:instrText>
        </w:r>
        <w:r w:rsidR="00327B46">
          <w:rPr>
            <w:webHidden/>
          </w:rPr>
        </w:r>
        <w:r w:rsidR="00327B46">
          <w:rPr>
            <w:webHidden/>
          </w:rPr>
          <w:fldChar w:fldCharType="separate"/>
        </w:r>
        <w:r w:rsidR="0065317A">
          <w:rPr>
            <w:webHidden/>
          </w:rPr>
          <w:t>xiii</w:t>
        </w:r>
        <w:r w:rsidR="00327B46">
          <w:rPr>
            <w:webHidden/>
          </w:rPr>
          <w:fldChar w:fldCharType="end"/>
        </w:r>
      </w:hyperlink>
    </w:p>
    <w:p w:rsidR="00327B46" w:rsidRDefault="000D6232" w:rsidP="00327B46">
      <w:pPr>
        <w:pStyle w:val="ndice1"/>
        <w:rPr>
          <w:rFonts w:eastAsiaTheme="minorEastAsia"/>
          <w:sz w:val="22"/>
          <w:szCs w:val="22"/>
          <w:lang w:eastAsia="pt-PT"/>
        </w:rPr>
      </w:pPr>
      <w:hyperlink w:anchor="_Toc512102618" w:history="1">
        <w:r w:rsidR="00327B46" w:rsidRPr="00E53812">
          <w:rPr>
            <w:rStyle w:val="Hiperligao"/>
          </w:rPr>
          <w:t>1.</w:t>
        </w:r>
        <w:r w:rsidR="00327B46">
          <w:rPr>
            <w:rFonts w:eastAsiaTheme="minorEastAsia"/>
            <w:sz w:val="22"/>
            <w:szCs w:val="22"/>
            <w:lang w:eastAsia="pt-PT"/>
          </w:rPr>
          <w:t xml:space="preserve"> </w:t>
        </w:r>
        <w:r w:rsidR="00327B46" w:rsidRPr="00E53812">
          <w:rPr>
            <w:rStyle w:val="Hiperligao"/>
          </w:rPr>
          <w:t>Introdução</w:t>
        </w:r>
        <w:r w:rsidR="00327B46">
          <w:rPr>
            <w:webHidden/>
          </w:rPr>
          <w:tab/>
        </w:r>
        <w:r w:rsidR="00327B46">
          <w:rPr>
            <w:webHidden/>
          </w:rPr>
          <w:fldChar w:fldCharType="begin"/>
        </w:r>
        <w:r w:rsidR="00327B46">
          <w:rPr>
            <w:webHidden/>
          </w:rPr>
          <w:instrText xml:space="preserve"> PAGEREF _Toc512102618 \h </w:instrText>
        </w:r>
        <w:r w:rsidR="00327B46">
          <w:rPr>
            <w:webHidden/>
          </w:rPr>
        </w:r>
        <w:r w:rsidR="00327B46">
          <w:rPr>
            <w:webHidden/>
          </w:rPr>
          <w:fldChar w:fldCharType="separate"/>
        </w:r>
        <w:r w:rsidR="0065317A">
          <w:rPr>
            <w:webHidden/>
          </w:rPr>
          <w:t>1</w:t>
        </w:r>
        <w:r w:rsidR="00327B46">
          <w:rPr>
            <w:webHidden/>
          </w:rPr>
          <w:fldChar w:fldCharType="end"/>
        </w:r>
      </w:hyperlink>
    </w:p>
    <w:p w:rsidR="00327B46" w:rsidRDefault="000D6232">
      <w:pPr>
        <w:pStyle w:val="ndice2"/>
        <w:tabs>
          <w:tab w:val="left" w:pos="880"/>
          <w:tab w:val="right" w:leader="dot" w:pos="8494"/>
        </w:tabs>
        <w:rPr>
          <w:rFonts w:eastAsiaTheme="minorEastAsia"/>
          <w:smallCaps w:val="0"/>
          <w:noProof/>
          <w:sz w:val="22"/>
          <w:szCs w:val="22"/>
          <w:lang w:eastAsia="pt-PT"/>
        </w:rPr>
      </w:pPr>
      <w:hyperlink w:anchor="_Toc512102619" w:history="1">
        <w:r w:rsidR="00327B46" w:rsidRPr="00E53812">
          <w:rPr>
            <w:rStyle w:val="Hiperligao"/>
            <w:noProof/>
          </w:rPr>
          <w:t>1.1</w:t>
        </w:r>
        <w:r w:rsidR="00327B46">
          <w:rPr>
            <w:rFonts w:eastAsiaTheme="minorEastAsia"/>
            <w:smallCaps w:val="0"/>
            <w:noProof/>
            <w:sz w:val="22"/>
            <w:szCs w:val="22"/>
            <w:lang w:eastAsia="pt-PT"/>
          </w:rPr>
          <w:t xml:space="preserve"> </w:t>
        </w:r>
        <w:r w:rsidR="00327B46" w:rsidRPr="00E53812">
          <w:rPr>
            <w:rStyle w:val="Hiperligao"/>
            <w:noProof/>
          </w:rPr>
          <w:t>Enquadramentos</w:t>
        </w:r>
        <w:r w:rsidR="00327B46">
          <w:rPr>
            <w:noProof/>
            <w:webHidden/>
          </w:rPr>
          <w:tab/>
        </w:r>
        <w:r w:rsidR="00327B46">
          <w:rPr>
            <w:noProof/>
            <w:webHidden/>
          </w:rPr>
          <w:fldChar w:fldCharType="begin"/>
        </w:r>
        <w:r w:rsidR="00327B46">
          <w:rPr>
            <w:noProof/>
            <w:webHidden/>
          </w:rPr>
          <w:instrText xml:space="preserve"> PAGEREF _Toc512102619 \h </w:instrText>
        </w:r>
        <w:r w:rsidR="00327B46">
          <w:rPr>
            <w:noProof/>
            <w:webHidden/>
          </w:rPr>
        </w:r>
        <w:r w:rsidR="00327B46">
          <w:rPr>
            <w:noProof/>
            <w:webHidden/>
          </w:rPr>
          <w:fldChar w:fldCharType="separate"/>
        </w:r>
        <w:r w:rsidR="0065317A">
          <w:rPr>
            <w:noProof/>
            <w:webHidden/>
          </w:rPr>
          <w:t>1</w:t>
        </w:r>
        <w:r w:rsidR="00327B46">
          <w:rPr>
            <w:noProof/>
            <w:webHidden/>
          </w:rPr>
          <w:fldChar w:fldCharType="end"/>
        </w:r>
      </w:hyperlink>
    </w:p>
    <w:p w:rsidR="00327B46" w:rsidRDefault="000D6232">
      <w:pPr>
        <w:pStyle w:val="ndice2"/>
        <w:tabs>
          <w:tab w:val="left" w:pos="880"/>
          <w:tab w:val="right" w:leader="dot" w:pos="8494"/>
        </w:tabs>
        <w:rPr>
          <w:rFonts w:eastAsiaTheme="minorEastAsia"/>
          <w:smallCaps w:val="0"/>
          <w:noProof/>
          <w:sz w:val="22"/>
          <w:szCs w:val="22"/>
          <w:lang w:eastAsia="pt-PT"/>
        </w:rPr>
      </w:pPr>
      <w:hyperlink w:anchor="_Toc512102620" w:history="1">
        <w:r w:rsidR="00327B46" w:rsidRPr="00E53812">
          <w:rPr>
            <w:rStyle w:val="Hiperligao"/>
            <w:noProof/>
          </w:rPr>
          <w:t>1.2</w:t>
        </w:r>
        <w:r w:rsidR="00327B46">
          <w:rPr>
            <w:rFonts w:eastAsiaTheme="minorEastAsia"/>
            <w:smallCaps w:val="0"/>
            <w:noProof/>
            <w:sz w:val="22"/>
            <w:szCs w:val="22"/>
            <w:lang w:eastAsia="pt-PT"/>
          </w:rPr>
          <w:t xml:space="preserve"> </w:t>
        </w:r>
        <w:r w:rsidR="00327B46" w:rsidRPr="00E53812">
          <w:rPr>
            <w:rStyle w:val="Hiperligao"/>
            <w:noProof/>
          </w:rPr>
          <w:t>Objectivos</w:t>
        </w:r>
        <w:r w:rsidR="00327B46">
          <w:rPr>
            <w:noProof/>
            <w:webHidden/>
          </w:rPr>
          <w:tab/>
        </w:r>
        <w:r w:rsidR="00327B46">
          <w:rPr>
            <w:noProof/>
            <w:webHidden/>
          </w:rPr>
          <w:fldChar w:fldCharType="begin"/>
        </w:r>
        <w:r w:rsidR="00327B46">
          <w:rPr>
            <w:noProof/>
            <w:webHidden/>
          </w:rPr>
          <w:instrText xml:space="preserve"> PAGEREF _Toc512102620 \h </w:instrText>
        </w:r>
        <w:r w:rsidR="00327B46">
          <w:rPr>
            <w:noProof/>
            <w:webHidden/>
          </w:rPr>
        </w:r>
        <w:r w:rsidR="00327B46">
          <w:rPr>
            <w:noProof/>
            <w:webHidden/>
          </w:rPr>
          <w:fldChar w:fldCharType="separate"/>
        </w:r>
        <w:r w:rsidR="0065317A">
          <w:rPr>
            <w:noProof/>
            <w:webHidden/>
          </w:rPr>
          <w:t>1</w:t>
        </w:r>
        <w:r w:rsidR="00327B46">
          <w:rPr>
            <w:noProof/>
            <w:webHidden/>
          </w:rPr>
          <w:fldChar w:fldCharType="end"/>
        </w:r>
      </w:hyperlink>
    </w:p>
    <w:p w:rsidR="00327B46" w:rsidRDefault="000D6232">
      <w:pPr>
        <w:pStyle w:val="ndice2"/>
        <w:tabs>
          <w:tab w:val="right" w:leader="dot" w:pos="8494"/>
        </w:tabs>
        <w:rPr>
          <w:rFonts w:eastAsiaTheme="minorEastAsia"/>
          <w:smallCaps w:val="0"/>
          <w:noProof/>
          <w:sz w:val="22"/>
          <w:szCs w:val="22"/>
          <w:lang w:eastAsia="pt-PT"/>
        </w:rPr>
      </w:pPr>
      <w:hyperlink w:anchor="_Toc512102621" w:history="1">
        <w:r w:rsidR="00327B46" w:rsidRPr="00E53812">
          <w:rPr>
            <w:rStyle w:val="Hiperligao"/>
            <w:noProof/>
          </w:rPr>
          <w:t>1.3 Organização do documento</w:t>
        </w:r>
        <w:r w:rsidR="00327B46">
          <w:rPr>
            <w:noProof/>
            <w:webHidden/>
          </w:rPr>
          <w:tab/>
        </w:r>
        <w:r w:rsidR="00327B46">
          <w:rPr>
            <w:noProof/>
            <w:webHidden/>
          </w:rPr>
          <w:fldChar w:fldCharType="begin"/>
        </w:r>
        <w:r w:rsidR="00327B46">
          <w:rPr>
            <w:noProof/>
            <w:webHidden/>
          </w:rPr>
          <w:instrText xml:space="preserve"> PAGEREF _Toc512102621 \h </w:instrText>
        </w:r>
        <w:r w:rsidR="00327B46">
          <w:rPr>
            <w:noProof/>
            <w:webHidden/>
          </w:rPr>
        </w:r>
        <w:r w:rsidR="00327B46">
          <w:rPr>
            <w:noProof/>
            <w:webHidden/>
          </w:rPr>
          <w:fldChar w:fldCharType="separate"/>
        </w:r>
        <w:r w:rsidR="0065317A">
          <w:rPr>
            <w:noProof/>
            <w:webHidden/>
          </w:rPr>
          <w:t>2</w:t>
        </w:r>
        <w:r w:rsidR="00327B46">
          <w:rPr>
            <w:noProof/>
            <w:webHidden/>
          </w:rPr>
          <w:fldChar w:fldCharType="end"/>
        </w:r>
      </w:hyperlink>
    </w:p>
    <w:p w:rsidR="00327B46" w:rsidRDefault="000D6232" w:rsidP="00327B46">
      <w:pPr>
        <w:pStyle w:val="ndice1"/>
        <w:rPr>
          <w:rFonts w:eastAsiaTheme="minorEastAsia"/>
          <w:sz w:val="22"/>
          <w:szCs w:val="22"/>
          <w:lang w:eastAsia="pt-PT"/>
        </w:rPr>
      </w:pPr>
      <w:hyperlink w:anchor="_Toc512102622" w:history="1">
        <w:r w:rsidR="00327B46" w:rsidRPr="00E53812">
          <w:rPr>
            <w:rStyle w:val="Hiperligao"/>
          </w:rPr>
          <w:t>2.</w:t>
        </w:r>
        <w:r w:rsidR="00327B46">
          <w:rPr>
            <w:rFonts w:eastAsiaTheme="minorEastAsia"/>
            <w:sz w:val="22"/>
            <w:szCs w:val="22"/>
            <w:lang w:eastAsia="pt-PT"/>
          </w:rPr>
          <w:t xml:space="preserve"> </w:t>
        </w:r>
        <w:r w:rsidR="00327B46" w:rsidRPr="00E53812">
          <w:rPr>
            <w:rStyle w:val="Hiperligao"/>
          </w:rPr>
          <w:t>Formulação do Problema</w:t>
        </w:r>
        <w:r w:rsidR="00327B46">
          <w:rPr>
            <w:webHidden/>
          </w:rPr>
          <w:tab/>
        </w:r>
        <w:r w:rsidR="00327B46">
          <w:rPr>
            <w:webHidden/>
          </w:rPr>
          <w:fldChar w:fldCharType="begin"/>
        </w:r>
        <w:r w:rsidR="00327B46">
          <w:rPr>
            <w:webHidden/>
          </w:rPr>
          <w:instrText xml:space="preserve"> PAGEREF _Toc512102622 \h </w:instrText>
        </w:r>
        <w:r w:rsidR="00327B46">
          <w:rPr>
            <w:webHidden/>
          </w:rPr>
        </w:r>
        <w:r w:rsidR="00327B46">
          <w:rPr>
            <w:webHidden/>
          </w:rPr>
          <w:fldChar w:fldCharType="separate"/>
        </w:r>
        <w:r w:rsidR="0065317A">
          <w:rPr>
            <w:webHidden/>
          </w:rPr>
          <w:t>4</w:t>
        </w:r>
        <w:r w:rsidR="00327B46">
          <w:rPr>
            <w:webHidden/>
          </w:rPr>
          <w:fldChar w:fldCharType="end"/>
        </w:r>
      </w:hyperlink>
    </w:p>
    <w:p w:rsidR="00327B46" w:rsidRPr="008533B8" w:rsidRDefault="000D6232" w:rsidP="008533B8">
      <w:pPr>
        <w:pStyle w:val="ndice1"/>
        <w:ind w:left="221"/>
        <w:rPr>
          <w:rFonts w:eastAsiaTheme="minorEastAsia"/>
          <w:b w:val="0"/>
          <w:sz w:val="22"/>
          <w:szCs w:val="22"/>
          <w:lang w:eastAsia="pt-PT"/>
        </w:rPr>
      </w:pPr>
      <w:hyperlink w:anchor="_Toc512102623" w:history="1">
        <w:r w:rsidR="00327B46" w:rsidRPr="008533B8">
          <w:rPr>
            <w:rStyle w:val="Hiperligao"/>
            <w:b w:val="0"/>
            <w:u w:val="none"/>
          </w:rPr>
          <w:t>2.1</w:t>
        </w:r>
        <w:r w:rsidR="00327B46" w:rsidRPr="008533B8">
          <w:rPr>
            <w:rFonts w:eastAsiaTheme="minorEastAsia"/>
            <w:b w:val="0"/>
            <w:sz w:val="22"/>
            <w:szCs w:val="22"/>
            <w:lang w:eastAsia="pt-PT"/>
          </w:rPr>
          <w:t xml:space="preserve"> </w:t>
        </w:r>
        <w:r w:rsidR="00327B46" w:rsidRPr="008533B8">
          <w:rPr>
            <w:rStyle w:val="Hiperligao"/>
            <w:b w:val="0"/>
            <w:u w:val="none"/>
          </w:rPr>
          <w:t>Estado de arte</w:t>
        </w:r>
        <w:r w:rsidR="00327B46" w:rsidRPr="008533B8">
          <w:rPr>
            <w:b w:val="0"/>
            <w:webHidden/>
          </w:rPr>
          <w:tab/>
        </w:r>
        <w:r w:rsidR="00327B46" w:rsidRPr="008533B8">
          <w:rPr>
            <w:b w:val="0"/>
            <w:webHidden/>
          </w:rPr>
          <w:fldChar w:fldCharType="begin"/>
        </w:r>
        <w:r w:rsidR="00327B46" w:rsidRPr="008533B8">
          <w:rPr>
            <w:b w:val="0"/>
            <w:webHidden/>
          </w:rPr>
          <w:instrText xml:space="preserve"> PAGEREF _Toc512102623 \h </w:instrText>
        </w:r>
        <w:r w:rsidR="00327B46" w:rsidRPr="008533B8">
          <w:rPr>
            <w:b w:val="0"/>
            <w:webHidden/>
          </w:rPr>
        </w:r>
        <w:r w:rsidR="00327B46" w:rsidRPr="008533B8">
          <w:rPr>
            <w:b w:val="0"/>
            <w:webHidden/>
          </w:rPr>
          <w:fldChar w:fldCharType="separate"/>
        </w:r>
        <w:r w:rsidR="0065317A">
          <w:rPr>
            <w:b w:val="0"/>
            <w:webHidden/>
          </w:rPr>
          <w:t>4</w:t>
        </w:r>
        <w:r w:rsidR="00327B46" w:rsidRPr="008533B8">
          <w:rPr>
            <w:b w:val="0"/>
            <w:webHidden/>
          </w:rPr>
          <w:fldChar w:fldCharType="end"/>
        </w:r>
      </w:hyperlink>
    </w:p>
    <w:p w:rsidR="00327B46" w:rsidRPr="008533B8" w:rsidRDefault="000D6232" w:rsidP="008533B8">
      <w:pPr>
        <w:pStyle w:val="ndice1"/>
        <w:ind w:left="221"/>
        <w:rPr>
          <w:rFonts w:eastAsiaTheme="minorEastAsia"/>
          <w:b w:val="0"/>
          <w:sz w:val="22"/>
          <w:szCs w:val="22"/>
          <w:lang w:eastAsia="pt-PT"/>
        </w:rPr>
      </w:pPr>
      <w:hyperlink w:anchor="_Toc512102624" w:history="1">
        <w:r w:rsidR="00327B46" w:rsidRPr="008533B8">
          <w:rPr>
            <w:rStyle w:val="Hiperligao"/>
            <w:b w:val="0"/>
          </w:rPr>
          <w:t>2.2</w:t>
        </w:r>
        <w:r w:rsidR="00327B46" w:rsidRPr="008533B8">
          <w:rPr>
            <w:rFonts w:eastAsiaTheme="minorEastAsia"/>
            <w:b w:val="0"/>
            <w:sz w:val="22"/>
            <w:szCs w:val="22"/>
            <w:lang w:eastAsia="pt-PT"/>
          </w:rPr>
          <w:t xml:space="preserve">  </w:t>
        </w:r>
        <w:r w:rsidR="00327B46" w:rsidRPr="008533B8">
          <w:rPr>
            <w:rStyle w:val="Hiperligao"/>
            <w:b w:val="0"/>
          </w:rPr>
          <w:t>Descrição do Projeto</w:t>
        </w:r>
        <w:r w:rsidR="00327B46" w:rsidRPr="008533B8">
          <w:rPr>
            <w:b w:val="0"/>
            <w:webHidden/>
          </w:rPr>
          <w:tab/>
        </w:r>
        <w:r w:rsidR="00327B46" w:rsidRPr="008533B8">
          <w:rPr>
            <w:b w:val="0"/>
            <w:webHidden/>
          </w:rPr>
          <w:fldChar w:fldCharType="begin"/>
        </w:r>
        <w:r w:rsidR="00327B46" w:rsidRPr="008533B8">
          <w:rPr>
            <w:b w:val="0"/>
            <w:webHidden/>
          </w:rPr>
          <w:instrText xml:space="preserve"> PAGEREF _Toc512102624 \h </w:instrText>
        </w:r>
        <w:r w:rsidR="00327B46" w:rsidRPr="008533B8">
          <w:rPr>
            <w:b w:val="0"/>
            <w:webHidden/>
          </w:rPr>
        </w:r>
        <w:r w:rsidR="00327B46" w:rsidRPr="008533B8">
          <w:rPr>
            <w:b w:val="0"/>
            <w:webHidden/>
          </w:rPr>
          <w:fldChar w:fldCharType="separate"/>
        </w:r>
        <w:r w:rsidR="0065317A">
          <w:rPr>
            <w:b w:val="0"/>
            <w:webHidden/>
          </w:rPr>
          <w:t>7</w:t>
        </w:r>
        <w:r w:rsidR="00327B46" w:rsidRPr="008533B8">
          <w:rPr>
            <w:b w:val="0"/>
            <w:webHidden/>
          </w:rPr>
          <w:fldChar w:fldCharType="end"/>
        </w:r>
      </w:hyperlink>
    </w:p>
    <w:p w:rsidR="00327B46" w:rsidRDefault="000D6232" w:rsidP="00327B46">
      <w:pPr>
        <w:pStyle w:val="ndice2"/>
        <w:tabs>
          <w:tab w:val="left" w:pos="880"/>
          <w:tab w:val="right" w:leader="dot" w:pos="8494"/>
        </w:tabs>
        <w:ind w:left="708"/>
        <w:rPr>
          <w:rFonts w:eastAsiaTheme="minorEastAsia"/>
          <w:smallCaps w:val="0"/>
          <w:noProof/>
          <w:sz w:val="22"/>
          <w:szCs w:val="22"/>
          <w:lang w:eastAsia="pt-PT"/>
        </w:rPr>
      </w:pPr>
      <w:hyperlink w:anchor="_Toc512102625" w:history="1">
        <w:r w:rsidR="00327B46" w:rsidRPr="00E53812">
          <w:rPr>
            <w:rStyle w:val="Hiperligao"/>
            <w:noProof/>
          </w:rPr>
          <w:t>2.2.1</w:t>
        </w:r>
        <w:r w:rsidR="00327B46">
          <w:rPr>
            <w:rFonts w:eastAsiaTheme="minorEastAsia"/>
            <w:smallCaps w:val="0"/>
            <w:noProof/>
            <w:sz w:val="22"/>
            <w:szCs w:val="22"/>
            <w:lang w:eastAsia="pt-PT"/>
          </w:rPr>
          <w:t xml:space="preserve"> </w:t>
        </w:r>
        <w:r w:rsidR="00327B46" w:rsidRPr="00E53812">
          <w:rPr>
            <w:rStyle w:val="Hiperligao"/>
            <w:noProof/>
          </w:rPr>
          <w:t>Componente Web</w:t>
        </w:r>
        <w:r w:rsidR="00327B46">
          <w:rPr>
            <w:noProof/>
            <w:webHidden/>
          </w:rPr>
          <w:tab/>
        </w:r>
        <w:r w:rsidR="00327B46">
          <w:rPr>
            <w:noProof/>
            <w:webHidden/>
          </w:rPr>
          <w:fldChar w:fldCharType="begin"/>
        </w:r>
        <w:r w:rsidR="00327B46">
          <w:rPr>
            <w:noProof/>
            <w:webHidden/>
          </w:rPr>
          <w:instrText xml:space="preserve"> PAGEREF _Toc512102625 \h </w:instrText>
        </w:r>
        <w:r w:rsidR="00327B46">
          <w:rPr>
            <w:noProof/>
            <w:webHidden/>
          </w:rPr>
        </w:r>
        <w:r w:rsidR="00327B46">
          <w:rPr>
            <w:noProof/>
            <w:webHidden/>
          </w:rPr>
          <w:fldChar w:fldCharType="separate"/>
        </w:r>
        <w:r w:rsidR="0065317A">
          <w:rPr>
            <w:noProof/>
            <w:webHidden/>
          </w:rPr>
          <w:t>7</w:t>
        </w:r>
        <w:r w:rsidR="00327B46">
          <w:rPr>
            <w:noProof/>
            <w:webHidden/>
          </w:rPr>
          <w:fldChar w:fldCharType="end"/>
        </w:r>
      </w:hyperlink>
    </w:p>
    <w:p w:rsidR="00327B46" w:rsidRDefault="000D6232" w:rsidP="00327B46">
      <w:pPr>
        <w:pStyle w:val="ndice2"/>
        <w:tabs>
          <w:tab w:val="left" w:pos="880"/>
          <w:tab w:val="right" w:leader="dot" w:pos="8494"/>
        </w:tabs>
        <w:ind w:left="708"/>
        <w:rPr>
          <w:rFonts w:eastAsiaTheme="minorEastAsia"/>
          <w:smallCaps w:val="0"/>
          <w:noProof/>
          <w:sz w:val="22"/>
          <w:szCs w:val="22"/>
          <w:lang w:eastAsia="pt-PT"/>
        </w:rPr>
      </w:pPr>
      <w:hyperlink w:anchor="_Toc512102626" w:history="1">
        <w:r w:rsidR="00327B46" w:rsidRPr="00E53812">
          <w:rPr>
            <w:rStyle w:val="Hiperligao"/>
            <w:noProof/>
          </w:rPr>
          <w:t>2.2.2</w:t>
        </w:r>
        <w:r w:rsidR="00327B46">
          <w:rPr>
            <w:rFonts w:eastAsiaTheme="minorEastAsia"/>
            <w:smallCaps w:val="0"/>
            <w:noProof/>
            <w:sz w:val="22"/>
            <w:szCs w:val="22"/>
            <w:lang w:eastAsia="pt-PT"/>
          </w:rPr>
          <w:t xml:space="preserve"> </w:t>
        </w:r>
        <w:r w:rsidR="00327B46" w:rsidRPr="00E53812">
          <w:rPr>
            <w:rStyle w:val="Hiperligao"/>
            <w:noProof/>
          </w:rPr>
          <w:t>Componente Móvel</w:t>
        </w:r>
        <w:r w:rsidR="00327B46">
          <w:rPr>
            <w:noProof/>
            <w:webHidden/>
          </w:rPr>
          <w:tab/>
        </w:r>
        <w:r w:rsidR="00327B46">
          <w:rPr>
            <w:noProof/>
            <w:webHidden/>
          </w:rPr>
          <w:fldChar w:fldCharType="begin"/>
        </w:r>
        <w:r w:rsidR="00327B46">
          <w:rPr>
            <w:noProof/>
            <w:webHidden/>
          </w:rPr>
          <w:instrText xml:space="preserve"> PAGEREF _Toc512102626 \h </w:instrText>
        </w:r>
        <w:r w:rsidR="00327B46">
          <w:rPr>
            <w:noProof/>
            <w:webHidden/>
          </w:rPr>
        </w:r>
        <w:r w:rsidR="00327B46">
          <w:rPr>
            <w:noProof/>
            <w:webHidden/>
          </w:rPr>
          <w:fldChar w:fldCharType="separate"/>
        </w:r>
        <w:r w:rsidR="0065317A">
          <w:rPr>
            <w:noProof/>
            <w:webHidden/>
          </w:rPr>
          <w:t>8</w:t>
        </w:r>
        <w:r w:rsidR="00327B46">
          <w:rPr>
            <w:noProof/>
            <w:webHidden/>
          </w:rPr>
          <w:fldChar w:fldCharType="end"/>
        </w:r>
      </w:hyperlink>
    </w:p>
    <w:p w:rsidR="00327B46" w:rsidRDefault="000D6232" w:rsidP="00327B46">
      <w:pPr>
        <w:pStyle w:val="ndice2"/>
        <w:tabs>
          <w:tab w:val="left" w:pos="880"/>
          <w:tab w:val="right" w:leader="dot" w:pos="8494"/>
        </w:tabs>
        <w:ind w:left="708"/>
        <w:rPr>
          <w:rFonts w:eastAsiaTheme="minorEastAsia"/>
          <w:smallCaps w:val="0"/>
          <w:noProof/>
          <w:sz w:val="22"/>
          <w:szCs w:val="22"/>
          <w:lang w:eastAsia="pt-PT"/>
        </w:rPr>
      </w:pPr>
      <w:hyperlink w:anchor="_Toc512102627" w:history="1">
        <w:r w:rsidR="00327B46" w:rsidRPr="00E53812">
          <w:rPr>
            <w:rStyle w:val="Hiperligao"/>
            <w:noProof/>
          </w:rPr>
          <w:t>2.2.3</w:t>
        </w:r>
        <w:r w:rsidR="00327B46">
          <w:rPr>
            <w:rFonts w:eastAsiaTheme="minorEastAsia"/>
            <w:smallCaps w:val="0"/>
            <w:noProof/>
            <w:sz w:val="22"/>
            <w:szCs w:val="22"/>
            <w:lang w:eastAsia="pt-PT"/>
          </w:rPr>
          <w:t xml:space="preserve"> </w:t>
        </w:r>
        <w:r w:rsidR="00327B46" w:rsidRPr="00E53812">
          <w:rPr>
            <w:rStyle w:val="Hiperligao"/>
            <w:noProof/>
          </w:rPr>
          <w:t>Requisitos Não Funcionais</w:t>
        </w:r>
        <w:r w:rsidR="00327B46">
          <w:rPr>
            <w:noProof/>
            <w:webHidden/>
          </w:rPr>
          <w:tab/>
        </w:r>
        <w:r w:rsidR="00327B46">
          <w:rPr>
            <w:noProof/>
            <w:webHidden/>
          </w:rPr>
          <w:fldChar w:fldCharType="begin"/>
        </w:r>
        <w:r w:rsidR="00327B46">
          <w:rPr>
            <w:noProof/>
            <w:webHidden/>
          </w:rPr>
          <w:instrText xml:space="preserve"> PAGEREF _Toc512102627 \h </w:instrText>
        </w:r>
        <w:r w:rsidR="00327B46">
          <w:rPr>
            <w:noProof/>
            <w:webHidden/>
          </w:rPr>
        </w:r>
        <w:r w:rsidR="00327B46">
          <w:rPr>
            <w:noProof/>
            <w:webHidden/>
          </w:rPr>
          <w:fldChar w:fldCharType="separate"/>
        </w:r>
        <w:r w:rsidR="0065317A">
          <w:rPr>
            <w:noProof/>
            <w:webHidden/>
          </w:rPr>
          <w:t>8</w:t>
        </w:r>
        <w:r w:rsidR="00327B46">
          <w:rPr>
            <w:noProof/>
            <w:webHidden/>
          </w:rPr>
          <w:fldChar w:fldCharType="end"/>
        </w:r>
      </w:hyperlink>
    </w:p>
    <w:p w:rsidR="00327B46" w:rsidRDefault="000D6232" w:rsidP="008533B8">
      <w:pPr>
        <w:pStyle w:val="ndice2"/>
        <w:tabs>
          <w:tab w:val="left" w:pos="880"/>
          <w:tab w:val="right" w:leader="dot" w:pos="8494"/>
        </w:tabs>
        <w:ind w:left="221"/>
        <w:rPr>
          <w:rFonts w:eastAsiaTheme="minorEastAsia"/>
          <w:smallCaps w:val="0"/>
          <w:noProof/>
          <w:sz w:val="22"/>
          <w:szCs w:val="22"/>
          <w:lang w:eastAsia="pt-PT"/>
        </w:rPr>
      </w:pPr>
      <w:hyperlink w:anchor="_Toc512102628" w:history="1">
        <w:r w:rsidR="00327B46" w:rsidRPr="00E53812">
          <w:rPr>
            <w:rStyle w:val="Hiperligao"/>
            <w:noProof/>
          </w:rPr>
          <w:t>2.3</w:t>
        </w:r>
        <w:r w:rsidR="00327B46">
          <w:rPr>
            <w:rFonts w:eastAsiaTheme="minorEastAsia"/>
            <w:smallCaps w:val="0"/>
            <w:noProof/>
            <w:sz w:val="22"/>
            <w:szCs w:val="22"/>
            <w:lang w:eastAsia="pt-PT"/>
          </w:rPr>
          <w:t xml:space="preserve"> </w:t>
        </w:r>
        <w:r w:rsidR="00327B46" w:rsidRPr="00E53812">
          <w:rPr>
            <w:rStyle w:val="Hiperligao"/>
            <w:noProof/>
          </w:rPr>
          <w:t>Descrição da plataforma, modelos de desenvolvimentos</w:t>
        </w:r>
        <w:r w:rsidR="00327B46">
          <w:rPr>
            <w:noProof/>
            <w:webHidden/>
          </w:rPr>
          <w:tab/>
        </w:r>
        <w:r w:rsidR="00327B46">
          <w:rPr>
            <w:noProof/>
            <w:webHidden/>
          </w:rPr>
          <w:fldChar w:fldCharType="begin"/>
        </w:r>
        <w:r w:rsidR="00327B46">
          <w:rPr>
            <w:noProof/>
            <w:webHidden/>
          </w:rPr>
          <w:instrText xml:space="preserve"> PAGEREF _Toc512102628 \h </w:instrText>
        </w:r>
        <w:r w:rsidR="00327B46">
          <w:rPr>
            <w:noProof/>
            <w:webHidden/>
          </w:rPr>
        </w:r>
        <w:r w:rsidR="00327B46">
          <w:rPr>
            <w:noProof/>
            <w:webHidden/>
          </w:rPr>
          <w:fldChar w:fldCharType="separate"/>
        </w:r>
        <w:r w:rsidR="0065317A">
          <w:rPr>
            <w:noProof/>
            <w:webHidden/>
          </w:rPr>
          <w:t>8</w:t>
        </w:r>
        <w:r w:rsidR="00327B46">
          <w:rPr>
            <w:noProof/>
            <w:webHidden/>
          </w:rPr>
          <w:fldChar w:fldCharType="end"/>
        </w:r>
      </w:hyperlink>
    </w:p>
    <w:p w:rsidR="00327B46" w:rsidRDefault="000D6232" w:rsidP="00327B46">
      <w:pPr>
        <w:pStyle w:val="ndice2"/>
        <w:tabs>
          <w:tab w:val="left" w:pos="880"/>
          <w:tab w:val="right" w:leader="dot" w:pos="8494"/>
        </w:tabs>
        <w:ind w:left="708"/>
        <w:rPr>
          <w:rFonts w:eastAsiaTheme="minorEastAsia"/>
          <w:smallCaps w:val="0"/>
          <w:noProof/>
          <w:sz w:val="22"/>
          <w:szCs w:val="22"/>
          <w:lang w:eastAsia="pt-PT"/>
        </w:rPr>
      </w:pPr>
      <w:hyperlink w:anchor="_Toc512102629" w:history="1">
        <w:r w:rsidR="00327B46" w:rsidRPr="00E53812">
          <w:rPr>
            <w:rStyle w:val="Hiperligao"/>
            <w:noProof/>
          </w:rPr>
          <w:t>2.3.1</w:t>
        </w:r>
        <w:r w:rsidR="00327B46">
          <w:rPr>
            <w:rFonts w:eastAsiaTheme="minorEastAsia"/>
            <w:smallCaps w:val="0"/>
            <w:noProof/>
            <w:sz w:val="22"/>
            <w:szCs w:val="22"/>
            <w:lang w:eastAsia="pt-PT"/>
          </w:rPr>
          <w:t xml:space="preserve"> </w:t>
        </w:r>
        <w:r w:rsidR="00327B46" w:rsidRPr="00E53812">
          <w:rPr>
            <w:rStyle w:val="Hiperligao"/>
            <w:noProof/>
          </w:rPr>
          <w:t>Code Generator</w:t>
        </w:r>
        <w:r w:rsidR="00327B46">
          <w:rPr>
            <w:noProof/>
            <w:webHidden/>
          </w:rPr>
          <w:tab/>
        </w:r>
        <w:r w:rsidR="00327B46">
          <w:rPr>
            <w:noProof/>
            <w:webHidden/>
          </w:rPr>
          <w:fldChar w:fldCharType="begin"/>
        </w:r>
        <w:r w:rsidR="00327B46">
          <w:rPr>
            <w:noProof/>
            <w:webHidden/>
          </w:rPr>
          <w:instrText xml:space="preserve"> PAGEREF _Toc512102629 \h </w:instrText>
        </w:r>
        <w:r w:rsidR="00327B46">
          <w:rPr>
            <w:noProof/>
            <w:webHidden/>
          </w:rPr>
        </w:r>
        <w:r w:rsidR="00327B46">
          <w:rPr>
            <w:noProof/>
            <w:webHidden/>
          </w:rPr>
          <w:fldChar w:fldCharType="separate"/>
        </w:r>
        <w:r w:rsidR="0065317A">
          <w:rPr>
            <w:noProof/>
            <w:webHidden/>
          </w:rPr>
          <w:t>9</w:t>
        </w:r>
        <w:r w:rsidR="00327B46">
          <w:rPr>
            <w:noProof/>
            <w:webHidden/>
          </w:rPr>
          <w:fldChar w:fldCharType="end"/>
        </w:r>
      </w:hyperlink>
    </w:p>
    <w:p w:rsidR="00327B46" w:rsidRDefault="000D6232" w:rsidP="00327B46">
      <w:pPr>
        <w:pStyle w:val="ndice2"/>
        <w:tabs>
          <w:tab w:val="left" w:pos="880"/>
          <w:tab w:val="right" w:leader="dot" w:pos="8494"/>
        </w:tabs>
        <w:ind w:left="708"/>
        <w:rPr>
          <w:rFonts w:eastAsiaTheme="minorEastAsia"/>
          <w:smallCaps w:val="0"/>
          <w:noProof/>
          <w:sz w:val="22"/>
          <w:szCs w:val="22"/>
          <w:lang w:eastAsia="pt-PT"/>
        </w:rPr>
      </w:pPr>
      <w:hyperlink w:anchor="_Toc512102630" w:history="1">
        <w:r w:rsidR="00327B46" w:rsidRPr="00E53812">
          <w:rPr>
            <w:rStyle w:val="Hiperligao"/>
            <w:noProof/>
          </w:rPr>
          <w:t>2.3.2</w:t>
        </w:r>
        <w:r w:rsidR="00327B46">
          <w:rPr>
            <w:rFonts w:eastAsiaTheme="minorEastAsia"/>
            <w:smallCaps w:val="0"/>
            <w:noProof/>
            <w:sz w:val="22"/>
            <w:szCs w:val="22"/>
            <w:lang w:eastAsia="pt-PT"/>
          </w:rPr>
          <w:t xml:space="preserve"> </w:t>
        </w:r>
        <w:r w:rsidR="00327B46" w:rsidRPr="00E53812">
          <w:rPr>
            <w:rStyle w:val="Hiperligao"/>
            <w:noProof/>
          </w:rPr>
          <w:t>Deployment Services</w:t>
        </w:r>
        <w:r w:rsidR="00327B46">
          <w:rPr>
            <w:noProof/>
            <w:webHidden/>
          </w:rPr>
          <w:tab/>
        </w:r>
        <w:r w:rsidR="00327B46">
          <w:rPr>
            <w:noProof/>
            <w:webHidden/>
          </w:rPr>
          <w:fldChar w:fldCharType="begin"/>
        </w:r>
        <w:r w:rsidR="00327B46">
          <w:rPr>
            <w:noProof/>
            <w:webHidden/>
          </w:rPr>
          <w:instrText xml:space="preserve"> PAGEREF _Toc512102630 \h </w:instrText>
        </w:r>
        <w:r w:rsidR="00327B46">
          <w:rPr>
            <w:noProof/>
            <w:webHidden/>
          </w:rPr>
        </w:r>
        <w:r w:rsidR="00327B46">
          <w:rPr>
            <w:noProof/>
            <w:webHidden/>
          </w:rPr>
          <w:fldChar w:fldCharType="separate"/>
        </w:r>
        <w:r w:rsidR="0065317A">
          <w:rPr>
            <w:noProof/>
            <w:webHidden/>
          </w:rPr>
          <w:t>10</w:t>
        </w:r>
        <w:r w:rsidR="00327B46">
          <w:rPr>
            <w:noProof/>
            <w:webHidden/>
          </w:rPr>
          <w:fldChar w:fldCharType="end"/>
        </w:r>
      </w:hyperlink>
    </w:p>
    <w:p w:rsidR="00327B46" w:rsidRDefault="000D6232" w:rsidP="00327B46">
      <w:pPr>
        <w:pStyle w:val="ndice2"/>
        <w:tabs>
          <w:tab w:val="left" w:pos="880"/>
          <w:tab w:val="right" w:leader="dot" w:pos="8494"/>
        </w:tabs>
        <w:ind w:left="708"/>
        <w:rPr>
          <w:rFonts w:eastAsiaTheme="minorEastAsia"/>
          <w:smallCaps w:val="0"/>
          <w:noProof/>
          <w:sz w:val="22"/>
          <w:szCs w:val="22"/>
          <w:lang w:eastAsia="pt-PT"/>
        </w:rPr>
      </w:pPr>
      <w:hyperlink w:anchor="_Toc512102631" w:history="1">
        <w:r w:rsidR="00327B46" w:rsidRPr="00E53812">
          <w:rPr>
            <w:rStyle w:val="Hiperligao"/>
            <w:noProof/>
          </w:rPr>
          <w:t>2.3.3</w:t>
        </w:r>
        <w:r w:rsidR="00327B46">
          <w:rPr>
            <w:rFonts w:eastAsiaTheme="minorEastAsia"/>
            <w:smallCaps w:val="0"/>
            <w:noProof/>
            <w:sz w:val="22"/>
            <w:szCs w:val="22"/>
            <w:lang w:eastAsia="pt-PT"/>
          </w:rPr>
          <w:t xml:space="preserve"> </w:t>
        </w:r>
        <w:r w:rsidR="00327B46" w:rsidRPr="00E53812">
          <w:rPr>
            <w:rStyle w:val="Hiperligao"/>
            <w:noProof/>
          </w:rPr>
          <w:t>Applications Services</w:t>
        </w:r>
        <w:r w:rsidR="00327B46">
          <w:rPr>
            <w:noProof/>
            <w:webHidden/>
          </w:rPr>
          <w:tab/>
        </w:r>
        <w:r w:rsidR="00327B46">
          <w:rPr>
            <w:noProof/>
            <w:webHidden/>
          </w:rPr>
          <w:fldChar w:fldCharType="begin"/>
        </w:r>
        <w:r w:rsidR="00327B46">
          <w:rPr>
            <w:noProof/>
            <w:webHidden/>
          </w:rPr>
          <w:instrText xml:space="preserve"> PAGEREF _Toc512102631 \h </w:instrText>
        </w:r>
        <w:r w:rsidR="00327B46">
          <w:rPr>
            <w:noProof/>
            <w:webHidden/>
          </w:rPr>
        </w:r>
        <w:r w:rsidR="00327B46">
          <w:rPr>
            <w:noProof/>
            <w:webHidden/>
          </w:rPr>
          <w:fldChar w:fldCharType="separate"/>
        </w:r>
        <w:r w:rsidR="0065317A">
          <w:rPr>
            <w:noProof/>
            <w:webHidden/>
          </w:rPr>
          <w:t>10</w:t>
        </w:r>
        <w:r w:rsidR="00327B46">
          <w:rPr>
            <w:noProof/>
            <w:webHidden/>
          </w:rPr>
          <w:fldChar w:fldCharType="end"/>
        </w:r>
      </w:hyperlink>
    </w:p>
    <w:p w:rsidR="00327B46" w:rsidRDefault="000D6232" w:rsidP="00327B46">
      <w:pPr>
        <w:pStyle w:val="ndice1"/>
        <w:rPr>
          <w:rFonts w:eastAsiaTheme="minorEastAsia"/>
          <w:sz w:val="22"/>
          <w:szCs w:val="22"/>
          <w:lang w:eastAsia="pt-PT"/>
        </w:rPr>
      </w:pPr>
      <w:hyperlink w:anchor="_Toc512102632" w:history="1">
        <w:r w:rsidR="00327B46" w:rsidRPr="00E53812">
          <w:rPr>
            <w:rStyle w:val="Hiperligao"/>
          </w:rPr>
          <w:t>3</w:t>
        </w:r>
        <w:r w:rsidR="00327B46">
          <w:rPr>
            <w:rFonts w:eastAsiaTheme="minorEastAsia"/>
            <w:sz w:val="22"/>
            <w:szCs w:val="22"/>
            <w:lang w:eastAsia="pt-PT"/>
          </w:rPr>
          <w:t xml:space="preserve"> </w:t>
        </w:r>
        <w:r w:rsidR="00327B46" w:rsidRPr="00E53812">
          <w:rPr>
            <w:rStyle w:val="Hiperligao"/>
          </w:rPr>
          <w:t>Solução Proposta - Grandes Ideias</w:t>
        </w:r>
        <w:r w:rsidR="00327B46">
          <w:rPr>
            <w:webHidden/>
          </w:rPr>
          <w:tab/>
        </w:r>
        <w:r w:rsidR="00327B46">
          <w:rPr>
            <w:webHidden/>
          </w:rPr>
          <w:fldChar w:fldCharType="begin"/>
        </w:r>
        <w:r w:rsidR="00327B46">
          <w:rPr>
            <w:webHidden/>
          </w:rPr>
          <w:instrText xml:space="preserve"> PAGEREF _Toc512102632 \h </w:instrText>
        </w:r>
        <w:r w:rsidR="00327B46">
          <w:rPr>
            <w:webHidden/>
          </w:rPr>
        </w:r>
        <w:r w:rsidR="00327B46">
          <w:rPr>
            <w:webHidden/>
          </w:rPr>
          <w:fldChar w:fldCharType="separate"/>
        </w:r>
        <w:r w:rsidR="0065317A">
          <w:rPr>
            <w:webHidden/>
          </w:rPr>
          <w:t>17</w:t>
        </w:r>
        <w:r w:rsidR="00327B46">
          <w:rPr>
            <w:webHidden/>
          </w:rPr>
          <w:fldChar w:fldCharType="end"/>
        </w:r>
      </w:hyperlink>
    </w:p>
    <w:p w:rsidR="00327B46" w:rsidRDefault="000D6232" w:rsidP="00327B46">
      <w:pPr>
        <w:pStyle w:val="ndice2"/>
        <w:tabs>
          <w:tab w:val="left" w:pos="880"/>
          <w:tab w:val="right" w:leader="dot" w:pos="8494"/>
        </w:tabs>
        <w:rPr>
          <w:rFonts w:eastAsiaTheme="minorEastAsia"/>
          <w:smallCaps w:val="0"/>
          <w:noProof/>
          <w:sz w:val="22"/>
          <w:szCs w:val="22"/>
          <w:lang w:eastAsia="pt-PT"/>
        </w:rPr>
      </w:pPr>
      <w:hyperlink w:anchor="_Toc512102633" w:history="1">
        <w:r w:rsidR="00327B46" w:rsidRPr="00E53812">
          <w:rPr>
            <w:rStyle w:val="Hiperligao"/>
            <w:noProof/>
          </w:rPr>
          <w:t>3.1</w:t>
        </w:r>
        <w:r w:rsidR="00327B46">
          <w:rPr>
            <w:rFonts w:eastAsiaTheme="minorEastAsia"/>
            <w:smallCaps w:val="0"/>
            <w:noProof/>
            <w:sz w:val="22"/>
            <w:szCs w:val="22"/>
            <w:lang w:eastAsia="pt-PT"/>
          </w:rPr>
          <w:t xml:space="preserve"> </w:t>
        </w:r>
        <w:r w:rsidR="00327B46" w:rsidRPr="00E53812">
          <w:rPr>
            <w:rStyle w:val="Hiperligao"/>
            <w:noProof/>
          </w:rPr>
          <w:t>Layers da OutSytesms</w:t>
        </w:r>
        <w:r w:rsidR="00327B46">
          <w:rPr>
            <w:noProof/>
            <w:webHidden/>
          </w:rPr>
          <w:tab/>
        </w:r>
        <w:r w:rsidR="00327B46">
          <w:rPr>
            <w:noProof/>
            <w:webHidden/>
          </w:rPr>
          <w:fldChar w:fldCharType="begin"/>
        </w:r>
        <w:r w:rsidR="00327B46">
          <w:rPr>
            <w:noProof/>
            <w:webHidden/>
          </w:rPr>
          <w:instrText xml:space="preserve"> PAGEREF _Toc512102633 \h </w:instrText>
        </w:r>
        <w:r w:rsidR="00327B46">
          <w:rPr>
            <w:noProof/>
            <w:webHidden/>
          </w:rPr>
        </w:r>
        <w:r w:rsidR="00327B46">
          <w:rPr>
            <w:noProof/>
            <w:webHidden/>
          </w:rPr>
          <w:fldChar w:fldCharType="separate"/>
        </w:r>
        <w:r w:rsidR="0065317A">
          <w:rPr>
            <w:noProof/>
            <w:webHidden/>
          </w:rPr>
          <w:t>17</w:t>
        </w:r>
        <w:r w:rsidR="00327B46">
          <w:rPr>
            <w:noProof/>
            <w:webHidden/>
          </w:rPr>
          <w:fldChar w:fldCharType="end"/>
        </w:r>
      </w:hyperlink>
    </w:p>
    <w:p w:rsidR="00327B46" w:rsidRDefault="000D6232">
      <w:pPr>
        <w:pStyle w:val="ndice2"/>
        <w:tabs>
          <w:tab w:val="left" w:pos="880"/>
          <w:tab w:val="right" w:leader="dot" w:pos="8494"/>
        </w:tabs>
        <w:rPr>
          <w:rFonts w:eastAsiaTheme="minorEastAsia"/>
          <w:smallCaps w:val="0"/>
          <w:noProof/>
          <w:sz w:val="22"/>
          <w:szCs w:val="22"/>
          <w:lang w:eastAsia="pt-PT"/>
        </w:rPr>
      </w:pPr>
      <w:hyperlink w:anchor="_Toc512102635" w:history="1">
        <w:r w:rsidR="00327B46" w:rsidRPr="00E53812">
          <w:rPr>
            <w:rStyle w:val="Hiperligao"/>
            <w:noProof/>
          </w:rPr>
          <w:t>3.2</w:t>
        </w:r>
        <w:r w:rsidR="00327B46">
          <w:rPr>
            <w:rFonts w:eastAsiaTheme="minorEastAsia"/>
            <w:smallCaps w:val="0"/>
            <w:noProof/>
            <w:sz w:val="22"/>
            <w:szCs w:val="22"/>
            <w:lang w:eastAsia="pt-PT"/>
          </w:rPr>
          <w:t xml:space="preserve"> </w:t>
        </w:r>
        <w:r w:rsidR="00327B46" w:rsidRPr="00E53812">
          <w:rPr>
            <w:rStyle w:val="Hiperligao"/>
            <w:noProof/>
          </w:rPr>
          <w:t>Base de dados</w:t>
        </w:r>
        <w:r w:rsidR="00327B46">
          <w:rPr>
            <w:noProof/>
            <w:webHidden/>
          </w:rPr>
          <w:tab/>
        </w:r>
        <w:r w:rsidR="00327B46">
          <w:rPr>
            <w:noProof/>
            <w:webHidden/>
          </w:rPr>
          <w:fldChar w:fldCharType="begin"/>
        </w:r>
        <w:r w:rsidR="00327B46">
          <w:rPr>
            <w:noProof/>
            <w:webHidden/>
          </w:rPr>
          <w:instrText xml:space="preserve"> PAGEREF _Toc512102635 \h </w:instrText>
        </w:r>
        <w:r w:rsidR="00327B46">
          <w:rPr>
            <w:noProof/>
            <w:webHidden/>
          </w:rPr>
        </w:r>
        <w:r w:rsidR="00327B46">
          <w:rPr>
            <w:noProof/>
            <w:webHidden/>
          </w:rPr>
          <w:fldChar w:fldCharType="separate"/>
        </w:r>
        <w:r w:rsidR="0065317A">
          <w:rPr>
            <w:noProof/>
            <w:webHidden/>
          </w:rPr>
          <w:t>18</w:t>
        </w:r>
        <w:r w:rsidR="00327B46">
          <w:rPr>
            <w:noProof/>
            <w:webHidden/>
          </w:rPr>
          <w:fldChar w:fldCharType="end"/>
        </w:r>
      </w:hyperlink>
    </w:p>
    <w:p w:rsidR="00327B46" w:rsidRDefault="000D6232">
      <w:pPr>
        <w:pStyle w:val="ndice3"/>
        <w:tabs>
          <w:tab w:val="left" w:pos="1100"/>
          <w:tab w:val="right" w:leader="dot" w:pos="8494"/>
        </w:tabs>
        <w:rPr>
          <w:rFonts w:eastAsiaTheme="minorEastAsia"/>
          <w:i w:val="0"/>
          <w:iCs w:val="0"/>
          <w:noProof/>
          <w:sz w:val="22"/>
          <w:szCs w:val="22"/>
          <w:lang w:eastAsia="pt-PT"/>
        </w:rPr>
      </w:pPr>
      <w:hyperlink w:anchor="_Toc512102636" w:history="1">
        <w:r w:rsidR="00327B46" w:rsidRPr="00E53812">
          <w:rPr>
            <w:rStyle w:val="Hiperligao"/>
            <w:noProof/>
          </w:rPr>
          <w:t>3.2.1</w:t>
        </w:r>
        <w:r w:rsidR="00327B46">
          <w:rPr>
            <w:rFonts w:eastAsiaTheme="minorEastAsia"/>
            <w:i w:val="0"/>
            <w:iCs w:val="0"/>
            <w:noProof/>
            <w:sz w:val="22"/>
            <w:szCs w:val="22"/>
            <w:lang w:eastAsia="pt-PT"/>
          </w:rPr>
          <w:t xml:space="preserve"> </w:t>
        </w:r>
        <w:r w:rsidR="00327B46" w:rsidRPr="00E53812">
          <w:rPr>
            <w:rStyle w:val="Hiperligao"/>
            <w:noProof/>
          </w:rPr>
          <w:t>Utilizadores</w:t>
        </w:r>
        <w:r w:rsidR="00327B46">
          <w:rPr>
            <w:noProof/>
            <w:webHidden/>
          </w:rPr>
          <w:tab/>
        </w:r>
        <w:r w:rsidR="00327B46">
          <w:rPr>
            <w:noProof/>
            <w:webHidden/>
          </w:rPr>
          <w:fldChar w:fldCharType="begin"/>
        </w:r>
        <w:r w:rsidR="00327B46">
          <w:rPr>
            <w:noProof/>
            <w:webHidden/>
          </w:rPr>
          <w:instrText xml:space="preserve"> PAGEREF _Toc512102636 \h </w:instrText>
        </w:r>
        <w:r w:rsidR="00327B46">
          <w:rPr>
            <w:noProof/>
            <w:webHidden/>
          </w:rPr>
        </w:r>
        <w:r w:rsidR="00327B46">
          <w:rPr>
            <w:noProof/>
            <w:webHidden/>
          </w:rPr>
          <w:fldChar w:fldCharType="separate"/>
        </w:r>
        <w:r w:rsidR="0065317A">
          <w:rPr>
            <w:noProof/>
            <w:webHidden/>
          </w:rPr>
          <w:t>19</w:t>
        </w:r>
        <w:r w:rsidR="00327B46">
          <w:rPr>
            <w:noProof/>
            <w:webHidden/>
          </w:rPr>
          <w:fldChar w:fldCharType="end"/>
        </w:r>
      </w:hyperlink>
    </w:p>
    <w:p w:rsidR="00327B46" w:rsidRDefault="000D6232">
      <w:pPr>
        <w:pStyle w:val="ndice3"/>
        <w:tabs>
          <w:tab w:val="left" w:pos="1100"/>
          <w:tab w:val="right" w:leader="dot" w:pos="8494"/>
        </w:tabs>
        <w:rPr>
          <w:rFonts w:eastAsiaTheme="minorEastAsia"/>
          <w:i w:val="0"/>
          <w:iCs w:val="0"/>
          <w:noProof/>
          <w:sz w:val="22"/>
          <w:szCs w:val="22"/>
          <w:lang w:eastAsia="pt-PT"/>
        </w:rPr>
      </w:pPr>
      <w:hyperlink w:anchor="_Toc512102637" w:history="1">
        <w:r w:rsidR="00327B46" w:rsidRPr="00E53812">
          <w:rPr>
            <w:rStyle w:val="Hiperligao"/>
            <w:noProof/>
          </w:rPr>
          <w:t>3.2.2</w:t>
        </w:r>
        <w:r w:rsidR="00327B46">
          <w:rPr>
            <w:rFonts w:eastAsiaTheme="minorEastAsia"/>
            <w:i w:val="0"/>
            <w:iCs w:val="0"/>
            <w:noProof/>
            <w:sz w:val="22"/>
            <w:szCs w:val="22"/>
            <w:lang w:eastAsia="pt-PT"/>
          </w:rPr>
          <w:t xml:space="preserve"> </w:t>
        </w:r>
        <w:r w:rsidR="00327B46" w:rsidRPr="00E53812">
          <w:rPr>
            <w:rStyle w:val="Hiperligao"/>
            <w:noProof/>
          </w:rPr>
          <w:t>Vagas</w:t>
        </w:r>
        <w:r w:rsidR="00327B46">
          <w:rPr>
            <w:noProof/>
            <w:webHidden/>
          </w:rPr>
          <w:tab/>
        </w:r>
        <w:r w:rsidR="00327B46">
          <w:rPr>
            <w:noProof/>
            <w:webHidden/>
          </w:rPr>
          <w:fldChar w:fldCharType="begin"/>
        </w:r>
        <w:r w:rsidR="00327B46">
          <w:rPr>
            <w:noProof/>
            <w:webHidden/>
          </w:rPr>
          <w:instrText xml:space="preserve"> PAGEREF _Toc512102637 \h </w:instrText>
        </w:r>
        <w:r w:rsidR="00327B46">
          <w:rPr>
            <w:noProof/>
            <w:webHidden/>
          </w:rPr>
        </w:r>
        <w:r w:rsidR="00327B46">
          <w:rPr>
            <w:noProof/>
            <w:webHidden/>
          </w:rPr>
          <w:fldChar w:fldCharType="separate"/>
        </w:r>
        <w:r w:rsidR="0065317A">
          <w:rPr>
            <w:noProof/>
            <w:webHidden/>
          </w:rPr>
          <w:t>22</w:t>
        </w:r>
        <w:r w:rsidR="00327B46">
          <w:rPr>
            <w:noProof/>
            <w:webHidden/>
          </w:rPr>
          <w:fldChar w:fldCharType="end"/>
        </w:r>
      </w:hyperlink>
    </w:p>
    <w:p w:rsidR="00327B46" w:rsidRDefault="000D6232">
      <w:pPr>
        <w:pStyle w:val="ndice3"/>
        <w:tabs>
          <w:tab w:val="left" w:pos="1100"/>
          <w:tab w:val="right" w:leader="dot" w:pos="8494"/>
        </w:tabs>
        <w:rPr>
          <w:rFonts w:eastAsiaTheme="minorEastAsia"/>
          <w:i w:val="0"/>
          <w:iCs w:val="0"/>
          <w:noProof/>
          <w:sz w:val="22"/>
          <w:szCs w:val="22"/>
          <w:lang w:eastAsia="pt-PT"/>
        </w:rPr>
      </w:pPr>
      <w:hyperlink w:anchor="_Toc512102638" w:history="1">
        <w:r w:rsidR="00327B46" w:rsidRPr="00E53812">
          <w:rPr>
            <w:rStyle w:val="Hiperligao"/>
            <w:noProof/>
          </w:rPr>
          <w:t>3.2.3</w:t>
        </w:r>
        <w:r w:rsidR="00327B46">
          <w:rPr>
            <w:rFonts w:eastAsiaTheme="minorEastAsia"/>
            <w:i w:val="0"/>
            <w:iCs w:val="0"/>
            <w:noProof/>
            <w:sz w:val="22"/>
            <w:szCs w:val="22"/>
            <w:lang w:eastAsia="pt-PT"/>
          </w:rPr>
          <w:t xml:space="preserve"> </w:t>
        </w:r>
        <w:r w:rsidR="00327B46" w:rsidRPr="00E53812">
          <w:rPr>
            <w:rStyle w:val="Hiperligao"/>
            <w:noProof/>
          </w:rPr>
          <w:t>Eventos</w:t>
        </w:r>
        <w:r w:rsidR="00327B46">
          <w:rPr>
            <w:noProof/>
            <w:webHidden/>
          </w:rPr>
          <w:tab/>
        </w:r>
        <w:r w:rsidR="00327B46">
          <w:rPr>
            <w:noProof/>
            <w:webHidden/>
          </w:rPr>
          <w:fldChar w:fldCharType="begin"/>
        </w:r>
        <w:r w:rsidR="00327B46">
          <w:rPr>
            <w:noProof/>
            <w:webHidden/>
          </w:rPr>
          <w:instrText xml:space="preserve"> PAGEREF _Toc512102638 \h </w:instrText>
        </w:r>
        <w:r w:rsidR="00327B46">
          <w:rPr>
            <w:noProof/>
            <w:webHidden/>
          </w:rPr>
        </w:r>
        <w:r w:rsidR="00327B46">
          <w:rPr>
            <w:noProof/>
            <w:webHidden/>
          </w:rPr>
          <w:fldChar w:fldCharType="separate"/>
        </w:r>
        <w:r w:rsidR="0065317A">
          <w:rPr>
            <w:noProof/>
            <w:webHidden/>
          </w:rPr>
          <w:t>25</w:t>
        </w:r>
        <w:r w:rsidR="00327B46">
          <w:rPr>
            <w:noProof/>
            <w:webHidden/>
          </w:rPr>
          <w:fldChar w:fldCharType="end"/>
        </w:r>
      </w:hyperlink>
    </w:p>
    <w:p w:rsidR="00327B46" w:rsidRDefault="000D6232">
      <w:pPr>
        <w:pStyle w:val="ndice2"/>
        <w:tabs>
          <w:tab w:val="left" w:pos="880"/>
          <w:tab w:val="right" w:leader="dot" w:pos="8494"/>
        </w:tabs>
        <w:rPr>
          <w:rFonts w:eastAsiaTheme="minorEastAsia"/>
          <w:smallCaps w:val="0"/>
          <w:noProof/>
          <w:sz w:val="22"/>
          <w:szCs w:val="22"/>
          <w:lang w:eastAsia="pt-PT"/>
        </w:rPr>
      </w:pPr>
      <w:hyperlink w:anchor="_Toc512102639" w:history="1">
        <w:r w:rsidR="00327B46" w:rsidRPr="00E53812">
          <w:rPr>
            <w:rStyle w:val="Hiperligao"/>
            <w:noProof/>
          </w:rPr>
          <w:t>3.3</w:t>
        </w:r>
        <w:r w:rsidR="00327B46">
          <w:rPr>
            <w:rFonts w:eastAsiaTheme="minorEastAsia"/>
            <w:smallCaps w:val="0"/>
            <w:noProof/>
            <w:sz w:val="22"/>
            <w:szCs w:val="22"/>
            <w:lang w:eastAsia="pt-PT"/>
          </w:rPr>
          <w:t xml:space="preserve"> </w:t>
        </w:r>
        <w:r w:rsidR="00327B46" w:rsidRPr="00E53812">
          <w:rPr>
            <w:rStyle w:val="Hiperligao"/>
            <w:noProof/>
          </w:rPr>
          <w:t>Wireframes</w:t>
        </w:r>
        <w:r w:rsidR="00327B46">
          <w:rPr>
            <w:noProof/>
            <w:webHidden/>
          </w:rPr>
          <w:tab/>
        </w:r>
        <w:r w:rsidR="00327B46">
          <w:rPr>
            <w:noProof/>
            <w:webHidden/>
          </w:rPr>
          <w:fldChar w:fldCharType="begin"/>
        </w:r>
        <w:r w:rsidR="00327B46">
          <w:rPr>
            <w:noProof/>
            <w:webHidden/>
          </w:rPr>
          <w:instrText xml:space="preserve"> PAGEREF _Toc512102639 \h </w:instrText>
        </w:r>
        <w:r w:rsidR="00327B46">
          <w:rPr>
            <w:noProof/>
            <w:webHidden/>
          </w:rPr>
        </w:r>
        <w:r w:rsidR="00327B46">
          <w:rPr>
            <w:noProof/>
            <w:webHidden/>
          </w:rPr>
          <w:fldChar w:fldCharType="separate"/>
        </w:r>
        <w:r w:rsidR="0065317A">
          <w:rPr>
            <w:noProof/>
            <w:webHidden/>
          </w:rPr>
          <w:t>26</w:t>
        </w:r>
        <w:r w:rsidR="00327B46">
          <w:rPr>
            <w:noProof/>
            <w:webHidden/>
          </w:rPr>
          <w:fldChar w:fldCharType="end"/>
        </w:r>
      </w:hyperlink>
    </w:p>
    <w:p w:rsidR="00327B46" w:rsidRDefault="000D6232" w:rsidP="00327B46">
      <w:pPr>
        <w:pStyle w:val="ndice1"/>
        <w:rPr>
          <w:rFonts w:eastAsiaTheme="minorEastAsia"/>
          <w:sz w:val="22"/>
          <w:szCs w:val="22"/>
          <w:lang w:eastAsia="pt-PT"/>
        </w:rPr>
      </w:pPr>
      <w:hyperlink w:anchor="_Toc512102640" w:history="1">
        <w:r w:rsidR="00327B46" w:rsidRPr="00E53812">
          <w:rPr>
            <w:rStyle w:val="Hiperligao"/>
          </w:rPr>
          <w:t>4</w:t>
        </w:r>
        <w:r w:rsidR="00327B46">
          <w:rPr>
            <w:rFonts w:eastAsiaTheme="minorEastAsia"/>
            <w:sz w:val="22"/>
            <w:szCs w:val="22"/>
            <w:lang w:eastAsia="pt-PT"/>
          </w:rPr>
          <w:t xml:space="preserve"> </w:t>
        </w:r>
        <w:r w:rsidR="00327B46" w:rsidRPr="00E53812">
          <w:rPr>
            <w:rStyle w:val="Hiperligao"/>
          </w:rPr>
          <w:t>Avaliação Experimental</w:t>
        </w:r>
        <w:r w:rsidR="00327B46">
          <w:rPr>
            <w:webHidden/>
          </w:rPr>
          <w:tab/>
        </w:r>
        <w:r w:rsidR="00327B46">
          <w:rPr>
            <w:webHidden/>
          </w:rPr>
          <w:fldChar w:fldCharType="begin"/>
        </w:r>
        <w:r w:rsidR="00327B46">
          <w:rPr>
            <w:webHidden/>
          </w:rPr>
          <w:instrText xml:space="preserve"> PAGEREF _Toc512102640 \h </w:instrText>
        </w:r>
        <w:r w:rsidR="00327B46">
          <w:rPr>
            <w:webHidden/>
          </w:rPr>
        </w:r>
        <w:r w:rsidR="00327B46">
          <w:rPr>
            <w:webHidden/>
          </w:rPr>
          <w:fldChar w:fldCharType="separate"/>
        </w:r>
        <w:r w:rsidR="0065317A">
          <w:rPr>
            <w:webHidden/>
          </w:rPr>
          <w:t>47</w:t>
        </w:r>
        <w:r w:rsidR="00327B46">
          <w:rPr>
            <w:webHidden/>
          </w:rPr>
          <w:fldChar w:fldCharType="end"/>
        </w:r>
      </w:hyperlink>
    </w:p>
    <w:p w:rsidR="00327B46" w:rsidRDefault="000D6232">
      <w:pPr>
        <w:pStyle w:val="ndice2"/>
        <w:tabs>
          <w:tab w:val="right" w:leader="dot" w:pos="8494"/>
        </w:tabs>
        <w:rPr>
          <w:rFonts w:eastAsiaTheme="minorEastAsia"/>
          <w:smallCaps w:val="0"/>
          <w:noProof/>
          <w:sz w:val="22"/>
          <w:szCs w:val="22"/>
          <w:lang w:eastAsia="pt-PT"/>
        </w:rPr>
      </w:pPr>
      <w:hyperlink w:anchor="_Toc512102641" w:history="1">
        <w:r w:rsidR="00327B46" w:rsidRPr="00E53812">
          <w:rPr>
            <w:rStyle w:val="Hiperligao"/>
            <w:noProof/>
          </w:rPr>
          <w:t>4.1 Nome da primeira secção deste capítulo</w:t>
        </w:r>
        <w:r w:rsidR="00327B46">
          <w:rPr>
            <w:noProof/>
            <w:webHidden/>
          </w:rPr>
          <w:tab/>
        </w:r>
        <w:r w:rsidR="00327B46">
          <w:rPr>
            <w:noProof/>
            <w:webHidden/>
          </w:rPr>
          <w:fldChar w:fldCharType="begin"/>
        </w:r>
        <w:r w:rsidR="00327B46">
          <w:rPr>
            <w:noProof/>
            <w:webHidden/>
          </w:rPr>
          <w:instrText xml:space="preserve"> PAGEREF _Toc512102641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0D6232">
      <w:pPr>
        <w:pStyle w:val="ndice2"/>
        <w:tabs>
          <w:tab w:val="right" w:leader="dot" w:pos="8494"/>
        </w:tabs>
        <w:rPr>
          <w:rFonts w:eastAsiaTheme="minorEastAsia"/>
          <w:smallCaps w:val="0"/>
          <w:noProof/>
          <w:sz w:val="22"/>
          <w:szCs w:val="22"/>
          <w:lang w:eastAsia="pt-PT"/>
        </w:rPr>
      </w:pPr>
      <w:hyperlink w:anchor="_Toc512102642" w:history="1">
        <w:r w:rsidR="00327B46" w:rsidRPr="00E53812">
          <w:rPr>
            <w:rStyle w:val="Hiperligao"/>
            <w:noProof/>
          </w:rPr>
          <w:t>4.2 A segunda secção deste capítulo</w:t>
        </w:r>
        <w:r w:rsidR="00327B46">
          <w:rPr>
            <w:noProof/>
            <w:webHidden/>
          </w:rPr>
          <w:tab/>
        </w:r>
        <w:r w:rsidR="00327B46">
          <w:rPr>
            <w:noProof/>
            <w:webHidden/>
          </w:rPr>
          <w:fldChar w:fldCharType="begin"/>
        </w:r>
        <w:r w:rsidR="00327B46">
          <w:rPr>
            <w:noProof/>
            <w:webHidden/>
          </w:rPr>
          <w:instrText xml:space="preserve"> PAGEREF _Toc512102642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0D6232">
      <w:pPr>
        <w:pStyle w:val="ndice3"/>
        <w:tabs>
          <w:tab w:val="right" w:leader="dot" w:pos="8494"/>
        </w:tabs>
        <w:rPr>
          <w:rFonts w:eastAsiaTheme="minorEastAsia"/>
          <w:i w:val="0"/>
          <w:iCs w:val="0"/>
          <w:noProof/>
          <w:sz w:val="22"/>
          <w:szCs w:val="22"/>
          <w:lang w:eastAsia="pt-PT"/>
        </w:rPr>
      </w:pPr>
      <w:hyperlink w:anchor="_Toc512102643" w:history="1">
        <w:r w:rsidR="00327B46" w:rsidRPr="00E53812">
          <w:rPr>
            <w:rStyle w:val="Hiperligao"/>
            <w:noProof/>
          </w:rPr>
          <w:t>4.2.1 A primeira sub-secção desta secção</w:t>
        </w:r>
        <w:r w:rsidR="00327B46">
          <w:rPr>
            <w:noProof/>
            <w:webHidden/>
          </w:rPr>
          <w:tab/>
        </w:r>
        <w:r w:rsidR="00327B46">
          <w:rPr>
            <w:noProof/>
            <w:webHidden/>
          </w:rPr>
          <w:fldChar w:fldCharType="begin"/>
        </w:r>
        <w:r w:rsidR="00327B46">
          <w:rPr>
            <w:noProof/>
            <w:webHidden/>
          </w:rPr>
          <w:instrText xml:space="preserve"> PAGEREF _Toc512102643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0D6232">
      <w:pPr>
        <w:pStyle w:val="ndice3"/>
        <w:tabs>
          <w:tab w:val="right" w:leader="dot" w:pos="8494"/>
        </w:tabs>
        <w:rPr>
          <w:rFonts w:eastAsiaTheme="minorEastAsia"/>
          <w:i w:val="0"/>
          <w:iCs w:val="0"/>
          <w:noProof/>
          <w:sz w:val="22"/>
          <w:szCs w:val="22"/>
          <w:lang w:eastAsia="pt-PT"/>
        </w:rPr>
      </w:pPr>
      <w:hyperlink w:anchor="_Toc512102644" w:history="1">
        <w:r w:rsidR="00327B46" w:rsidRPr="00E53812">
          <w:rPr>
            <w:rStyle w:val="Hiperligao"/>
            <w:noProof/>
          </w:rPr>
          <w:t>4.2.2 A segunda sub-secção desta secção</w:t>
        </w:r>
        <w:r w:rsidR="00327B46">
          <w:rPr>
            <w:noProof/>
            <w:webHidden/>
          </w:rPr>
          <w:tab/>
        </w:r>
        <w:r w:rsidR="00327B46">
          <w:rPr>
            <w:noProof/>
            <w:webHidden/>
          </w:rPr>
          <w:fldChar w:fldCharType="begin"/>
        </w:r>
        <w:r w:rsidR="00327B46">
          <w:rPr>
            <w:noProof/>
            <w:webHidden/>
          </w:rPr>
          <w:instrText xml:space="preserve"> PAGEREF _Toc512102644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0D6232">
      <w:pPr>
        <w:pStyle w:val="ndice2"/>
        <w:tabs>
          <w:tab w:val="right" w:leader="dot" w:pos="8494"/>
        </w:tabs>
        <w:rPr>
          <w:rFonts w:eastAsiaTheme="minorEastAsia"/>
          <w:smallCaps w:val="0"/>
          <w:noProof/>
          <w:sz w:val="22"/>
          <w:szCs w:val="22"/>
          <w:lang w:eastAsia="pt-PT"/>
        </w:rPr>
      </w:pPr>
      <w:hyperlink w:anchor="_Toc512102645" w:history="1">
        <w:r w:rsidR="00327B46" w:rsidRPr="00E53812">
          <w:rPr>
            <w:rStyle w:val="Hiperligao"/>
            <w:noProof/>
          </w:rPr>
          <w:t>4.3 Análise de resultados</w:t>
        </w:r>
        <w:r w:rsidR="00327B46">
          <w:rPr>
            <w:noProof/>
            <w:webHidden/>
          </w:rPr>
          <w:tab/>
        </w:r>
        <w:r w:rsidR="00327B46">
          <w:rPr>
            <w:noProof/>
            <w:webHidden/>
          </w:rPr>
          <w:fldChar w:fldCharType="begin"/>
        </w:r>
        <w:r w:rsidR="00327B46">
          <w:rPr>
            <w:noProof/>
            <w:webHidden/>
          </w:rPr>
          <w:instrText xml:space="preserve"> PAGEREF _Toc512102645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0D6232" w:rsidP="00327B46">
      <w:pPr>
        <w:pStyle w:val="ndice1"/>
        <w:rPr>
          <w:rFonts w:eastAsiaTheme="minorEastAsia"/>
          <w:sz w:val="22"/>
          <w:szCs w:val="22"/>
          <w:lang w:eastAsia="pt-PT"/>
        </w:rPr>
      </w:pPr>
      <w:hyperlink w:anchor="_Toc512102646" w:history="1">
        <w:r w:rsidR="00327B46" w:rsidRPr="00E53812">
          <w:rPr>
            <w:rStyle w:val="Hiperligao"/>
          </w:rPr>
          <w:t>5</w:t>
        </w:r>
        <w:r w:rsidR="00327B46">
          <w:rPr>
            <w:rFonts w:eastAsiaTheme="minorEastAsia"/>
            <w:sz w:val="22"/>
            <w:szCs w:val="22"/>
            <w:lang w:eastAsia="pt-PT"/>
          </w:rPr>
          <w:tab/>
        </w:r>
        <w:r w:rsidR="00327B46" w:rsidRPr="00E53812">
          <w:rPr>
            <w:rStyle w:val="Hiperligao"/>
          </w:rPr>
          <w:t>Conclusões</w:t>
        </w:r>
        <w:r w:rsidR="00327B46">
          <w:rPr>
            <w:webHidden/>
          </w:rPr>
          <w:tab/>
        </w:r>
        <w:r w:rsidR="00327B46">
          <w:rPr>
            <w:webHidden/>
          </w:rPr>
          <w:fldChar w:fldCharType="begin"/>
        </w:r>
        <w:r w:rsidR="00327B46">
          <w:rPr>
            <w:webHidden/>
          </w:rPr>
          <w:instrText xml:space="preserve"> PAGEREF _Toc512102646 \h </w:instrText>
        </w:r>
        <w:r w:rsidR="00327B46">
          <w:rPr>
            <w:webHidden/>
          </w:rPr>
        </w:r>
        <w:r w:rsidR="00327B46">
          <w:rPr>
            <w:webHidden/>
          </w:rPr>
          <w:fldChar w:fldCharType="separate"/>
        </w:r>
        <w:r w:rsidR="0065317A">
          <w:rPr>
            <w:webHidden/>
          </w:rPr>
          <w:t>49</w:t>
        </w:r>
        <w:r w:rsidR="00327B46">
          <w:rPr>
            <w:webHidden/>
          </w:rPr>
          <w:fldChar w:fldCharType="end"/>
        </w:r>
      </w:hyperlink>
    </w:p>
    <w:p w:rsidR="00327B46" w:rsidRDefault="000D6232" w:rsidP="00327B46">
      <w:pPr>
        <w:pStyle w:val="ndice1"/>
        <w:rPr>
          <w:rFonts w:eastAsiaTheme="minorEastAsia"/>
          <w:sz w:val="22"/>
          <w:szCs w:val="22"/>
          <w:lang w:eastAsia="pt-PT"/>
        </w:rPr>
      </w:pPr>
      <w:hyperlink w:anchor="_Toc512102647" w:history="1">
        <w:r w:rsidR="00327B46" w:rsidRPr="00E53812">
          <w:rPr>
            <w:rStyle w:val="Hiperligao"/>
          </w:rPr>
          <w:t>Referências</w:t>
        </w:r>
        <w:r w:rsidR="00327B46">
          <w:rPr>
            <w:webHidden/>
          </w:rPr>
          <w:tab/>
        </w:r>
        <w:r w:rsidR="00327B46">
          <w:rPr>
            <w:webHidden/>
          </w:rPr>
          <w:fldChar w:fldCharType="begin"/>
        </w:r>
        <w:r w:rsidR="00327B46">
          <w:rPr>
            <w:webHidden/>
          </w:rPr>
          <w:instrText xml:space="preserve"> PAGEREF _Toc512102647 \h </w:instrText>
        </w:r>
        <w:r w:rsidR="00327B46">
          <w:rPr>
            <w:webHidden/>
          </w:rPr>
        </w:r>
        <w:r w:rsidR="00327B46">
          <w:rPr>
            <w:webHidden/>
          </w:rPr>
          <w:fldChar w:fldCharType="separate"/>
        </w:r>
        <w:r w:rsidR="0065317A">
          <w:rPr>
            <w:webHidden/>
          </w:rPr>
          <w:t>50</w:t>
        </w:r>
        <w:r w:rsidR="00327B46">
          <w:rPr>
            <w:webHidden/>
          </w:rPr>
          <w:fldChar w:fldCharType="end"/>
        </w:r>
      </w:hyperlink>
    </w:p>
    <w:p w:rsidR="00327B46" w:rsidRDefault="000D6232" w:rsidP="00327B46">
      <w:pPr>
        <w:pStyle w:val="ndice1"/>
        <w:rPr>
          <w:rFonts w:eastAsiaTheme="minorEastAsia"/>
          <w:sz w:val="22"/>
          <w:szCs w:val="22"/>
          <w:lang w:eastAsia="pt-PT"/>
        </w:rPr>
      </w:pPr>
      <w:hyperlink w:anchor="_Toc512102648" w:history="1">
        <w:r w:rsidR="00327B46" w:rsidRPr="00E53812">
          <w:rPr>
            <w:rStyle w:val="Hiperligao"/>
          </w:rPr>
          <w:t>A.1 Diagramas da Aplicação</w:t>
        </w:r>
        <w:r w:rsidR="00327B46">
          <w:rPr>
            <w:webHidden/>
          </w:rPr>
          <w:tab/>
        </w:r>
        <w:r w:rsidR="00327B46">
          <w:rPr>
            <w:webHidden/>
          </w:rPr>
          <w:fldChar w:fldCharType="begin"/>
        </w:r>
        <w:r w:rsidR="00327B46">
          <w:rPr>
            <w:webHidden/>
          </w:rPr>
          <w:instrText xml:space="preserve"> PAGEREF _Toc512102648 \h </w:instrText>
        </w:r>
        <w:r w:rsidR="00327B46">
          <w:rPr>
            <w:webHidden/>
          </w:rPr>
        </w:r>
        <w:r w:rsidR="00327B46">
          <w:rPr>
            <w:webHidden/>
          </w:rPr>
          <w:fldChar w:fldCharType="separate"/>
        </w:r>
        <w:r w:rsidR="0065317A">
          <w:rPr>
            <w:webHidden/>
          </w:rPr>
          <w:t>51</w:t>
        </w:r>
        <w:r w:rsidR="00327B46">
          <w:rPr>
            <w:webHidden/>
          </w:rPr>
          <w:fldChar w:fldCharType="end"/>
        </w:r>
      </w:hyperlink>
    </w:p>
    <w:p w:rsidR="00327B46" w:rsidRDefault="000D6232" w:rsidP="00327B46">
      <w:pPr>
        <w:pStyle w:val="ndice1"/>
        <w:rPr>
          <w:rFonts w:eastAsiaTheme="minorEastAsia"/>
          <w:sz w:val="22"/>
          <w:szCs w:val="22"/>
          <w:lang w:eastAsia="pt-PT"/>
        </w:rPr>
      </w:pPr>
      <w:hyperlink w:anchor="_Toc512102649" w:history="1">
        <w:r w:rsidR="00327B46" w:rsidRPr="00E53812">
          <w:rPr>
            <w:rStyle w:val="Hiperligao"/>
          </w:rPr>
          <w:t>A.2 Modelos de dados</w:t>
        </w:r>
        <w:r w:rsidR="00327B46">
          <w:rPr>
            <w:webHidden/>
          </w:rPr>
          <w:tab/>
        </w:r>
        <w:r w:rsidR="00327B46">
          <w:rPr>
            <w:webHidden/>
          </w:rPr>
          <w:fldChar w:fldCharType="begin"/>
        </w:r>
        <w:r w:rsidR="00327B46">
          <w:rPr>
            <w:webHidden/>
          </w:rPr>
          <w:instrText xml:space="preserve"> PAGEREF _Toc512102649 \h </w:instrText>
        </w:r>
        <w:r w:rsidR="00327B46">
          <w:rPr>
            <w:webHidden/>
          </w:rPr>
        </w:r>
        <w:r w:rsidR="00327B46">
          <w:rPr>
            <w:webHidden/>
          </w:rPr>
          <w:fldChar w:fldCharType="separate"/>
        </w:r>
        <w:r w:rsidR="0065317A">
          <w:rPr>
            <w:webHidden/>
          </w:rPr>
          <w:t>53</w:t>
        </w:r>
        <w:r w:rsidR="00327B46">
          <w:rPr>
            <w:webHidden/>
          </w:rPr>
          <w:fldChar w:fldCharType="end"/>
        </w:r>
      </w:hyperlink>
    </w:p>
    <w:p w:rsidR="003737CF" w:rsidRDefault="00DA6AB5" w:rsidP="0005356E">
      <w:pPr>
        <w:pStyle w:val="Cabealho1"/>
      </w:pPr>
      <w:r>
        <w:rPr>
          <w:rFonts w:asciiTheme="minorHAnsi" w:hAnsiTheme="minorHAnsi"/>
          <w:b w:val="0"/>
          <w:bCs w:val="0"/>
          <w:caps/>
          <w:sz w:val="20"/>
          <w:szCs w:val="20"/>
        </w:rPr>
        <w:fldChar w:fldCharType="end"/>
      </w:r>
      <w:r w:rsidR="0005356E" w:rsidRPr="0005356E">
        <w:t xml:space="preserve"> </w:t>
      </w:r>
    </w:p>
    <w:p w:rsidR="003737CF" w:rsidRDefault="003737CF" w:rsidP="003737CF">
      <w:pPr>
        <w:rPr>
          <w:rFonts w:eastAsiaTheme="majorEastAsia" w:cstheme="majorBidi"/>
          <w:sz w:val="40"/>
          <w:szCs w:val="28"/>
        </w:rPr>
      </w:pPr>
      <w:r>
        <w:br w:type="page"/>
      </w:r>
    </w:p>
    <w:p w:rsidR="0005356E" w:rsidRPr="0005356E" w:rsidRDefault="0005356E" w:rsidP="00327B46">
      <w:pPr>
        <w:pStyle w:val="Cabealho1"/>
      </w:pPr>
      <w:bookmarkStart w:id="4" w:name="_Toc512102616"/>
      <w:r>
        <w:lastRenderedPageBreak/>
        <w:t>Lista de Figuras</w:t>
      </w:r>
      <w:bookmarkEnd w:id="4"/>
    </w:p>
    <w:p w:rsidR="0077244D" w:rsidRDefault="002E68E1">
      <w:pPr>
        <w:pStyle w:val="ndicedeilustraes"/>
        <w:tabs>
          <w:tab w:val="right" w:leader="dot" w:pos="8494"/>
        </w:tabs>
        <w:rPr>
          <w:rFonts w:asciiTheme="minorHAnsi" w:eastAsiaTheme="minorEastAsia" w:hAnsiTheme="minorHAnsi"/>
          <w:noProof/>
          <w:lang w:eastAsia="pt-PT"/>
        </w:rPr>
      </w:pPr>
      <w:r>
        <w:rPr>
          <w:b/>
          <w:bCs/>
          <w:sz w:val="18"/>
          <w:szCs w:val="18"/>
        </w:rPr>
        <w:fldChar w:fldCharType="begin"/>
      </w:r>
      <w:r>
        <w:rPr>
          <w:b/>
          <w:bCs/>
          <w:sz w:val="18"/>
          <w:szCs w:val="18"/>
        </w:rPr>
        <w:instrText xml:space="preserve"> TOC \h \z \c "Figura" </w:instrText>
      </w:r>
      <w:r>
        <w:rPr>
          <w:b/>
          <w:bCs/>
          <w:sz w:val="18"/>
          <w:szCs w:val="18"/>
        </w:rPr>
        <w:fldChar w:fldCharType="separate"/>
      </w:r>
      <w:hyperlink w:anchor="_Toc512108127" w:history="1">
        <w:r w:rsidR="0077244D" w:rsidRPr="00574E1D">
          <w:rPr>
            <w:rStyle w:val="Hiperligao"/>
            <w:noProof/>
          </w:rPr>
          <w:t>Figura 1 - Arquitectura OutSystems [5]</w:t>
        </w:r>
        <w:r w:rsidR="0077244D">
          <w:rPr>
            <w:noProof/>
            <w:webHidden/>
          </w:rPr>
          <w:tab/>
        </w:r>
        <w:r w:rsidR="0077244D">
          <w:rPr>
            <w:noProof/>
            <w:webHidden/>
          </w:rPr>
          <w:fldChar w:fldCharType="begin"/>
        </w:r>
        <w:r w:rsidR="0077244D">
          <w:rPr>
            <w:noProof/>
            <w:webHidden/>
          </w:rPr>
          <w:instrText xml:space="preserve"> PAGEREF _Toc512108127 \h </w:instrText>
        </w:r>
        <w:r w:rsidR="0077244D">
          <w:rPr>
            <w:noProof/>
            <w:webHidden/>
          </w:rPr>
        </w:r>
        <w:r w:rsidR="0077244D">
          <w:rPr>
            <w:noProof/>
            <w:webHidden/>
          </w:rPr>
          <w:fldChar w:fldCharType="separate"/>
        </w:r>
        <w:r w:rsidR="0065317A">
          <w:rPr>
            <w:noProof/>
            <w:webHidden/>
          </w:rPr>
          <w:t>8</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28" w:history="1">
        <w:r w:rsidR="0077244D" w:rsidRPr="00574E1D">
          <w:rPr>
            <w:rStyle w:val="Hiperligao"/>
            <w:noProof/>
          </w:rPr>
          <w:t>Figura 2 - Componentes OutSystems, Code Generator [5]</w:t>
        </w:r>
        <w:r w:rsidR="0077244D">
          <w:rPr>
            <w:noProof/>
            <w:webHidden/>
          </w:rPr>
          <w:tab/>
        </w:r>
        <w:r w:rsidR="0077244D">
          <w:rPr>
            <w:noProof/>
            <w:webHidden/>
          </w:rPr>
          <w:fldChar w:fldCharType="begin"/>
        </w:r>
        <w:r w:rsidR="0077244D">
          <w:rPr>
            <w:noProof/>
            <w:webHidden/>
          </w:rPr>
          <w:instrText xml:space="preserve"> PAGEREF _Toc512108128 \h </w:instrText>
        </w:r>
        <w:r w:rsidR="0077244D">
          <w:rPr>
            <w:noProof/>
            <w:webHidden/>
          </w:rPr>
        </w:r>
        <w:r w:rsidR="0077244D">
          <w:rPr>
            <w:noProof/>
            <w:webHidden/>
          </w:rPr>
          <w:fldChar w:fldCharType="separate"/>
        </w:r>
        <w:r w:rsidR="0065317A">
          <w:rPr>
            <w:noProof/>
            <w:webHidden/>
          </w:rPr>
          <w:t>9</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29" w:history="1">
        <w:r w:rsidR="0077244D" w:rsidRPr="00574E1D">
          <w:rPr>
            <w:rStyle w:val="Hiperligao"/>
            <w:noProof/>
            <w:lang w:val="en-US"/>
          </w:rPr>
          <w:t>Figura 3 - Arquitectura OutSystems, Deployment Services [5]</w:t>
        </w:r>
        <w:r w:rsidR="0077244D">
          <w:rPr>
            <w:noProof/>
            <w:webHidden/>
          </w:rPr>
          <w:tab/>
        </w:r>
        <w:r w:rsidR="0077244D">
          <w:rPr>
            <w:noProof/>
            <w:webHidden/>
          </w:rPr>
          <w:fldChar w:fldCharType="begin"/>
        </w:r>
        <w:r w:rsidR="0077244D">
          <w:rPr>
            <w:noProof/>
            <w:webHidden/>
          </w:rPr>
          <w:instrText xml:space="preserve"> PAGEREF _Toc512108129 \h </w:instrText>
        </w:r>
        <w:r w:rsidR="0077244D">
          <w:rPr>
            <w:noProof/>
            <w:webHidden/>
          </w:rPr>
        </w:r>
        <w:r w:rsidR="0077244D">
          <w:rPr>
            <w:noProof/>
            <w:webHidden/>
          </w:rPr>
          <w:fldChar w:fldCharType="separate"/>
        </w:r>
        <w:r w:rsidR="0065317A">
          <w:rPr>
            <w:noProof/>
            <w:webHidden/>
          </w:rPr>
          <w:t>10</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30" w:history="1">
        <w:r w:rsidR="0077244D" w:rsidRPr="00574E1D">
          <w:rPr>
            <w:rStyle w:val="Hiperligao"/>
            <w:noProof/>
            <w:lang w:val="en-US"/>
          </w:rPr>
          <w:t>Figura 4 - Arquitetura OutSystems, Scheduler Service [5]</w:t>
        </w:r>
        <w:r w:rsidR="0077244D">
          <w:rPr>
            <w:noProof/>
            <w:webHidden/>
          </w:rPr>
          <w:tab/>
        </w:r>
        <w:r w:rsidR="0077244D">
          <w:rPr>
            <w:noProof/>
            <w:webHidden/>
          </w:rPr>
          <w:fldChar w:fldCharType="begin"/>
        </w:r>
        <w:r w:rsidR="0077244D">
          <w:rPr>
            <w:noProof/>
            <w:webHidden/>
          </w:rPr>
          <w:instrText xml:space="preserve"> PAGEREF _Toc512108130 \h </w:instrText>
        </w:r>
        <w:r w:rsidR="0077244D">
          <w:rPr>
            <w:noProof/>
            <w:webHidden/>
          </w:rPr>
        </w:r>
        <w:r w:rsidR="0077244D">
          <w:rPr>
            <w:noProof/>
            <w:webHidden/>
          </w:rPr>
          <w:fldChar w:fldCharType="separate"/>
        </w:r>
        <w:r w:rsidR="0065317A">
          <w:rPr>
            <w:noProof/>
            <w:webHidden/>
          </w:rPr>
          <w:t>11</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31" w:history="1">
        <w:r w:rsidR="0077244D" w:rsidRPr="00574E1D">
          <w:rPr>
            <w:rStyle w:val="Hiperligao"/>
            <w:noProof/>
          </w:rPr>
          <w:t>Figura 5 - Arquitetura OutSystems, Log Service [5]</w:t>
        </w:r>
        <w:r w:rsidR="0077244D">
          <w:rPr>
            <w:noProof/>
            <w:webHidden/>
          </w:rPr>
          <w:tab/>
        </w:r>
        <w:r w:rsidR="0077244D">
          <w:rPr>
            <w:noProof/>
            <w:webHidden/>
          </w:rPr>
          <w:fldChar w:fldCharType="begin"/>
        </w:r>
        <w:r w:rsidR="0077244D">
          <w:rPr>
            <w:noProof/>
            <w:webHidden/>
          </w:rPr>
          <w:instrText xml:space="preserve"> PAGEREF _Toc512108131 \h </w:instrText>
        </w:r>
        <w:r w:rsidR="0077244D">
          <w:rPr>
            <w:noProof/>
            <w:webHidden/>
          </w:rPr>
        </w:r>
        <w:r w:rsidR="0077244D">
          <w:rPr>
            <w:noProof/>
            <w:webHidden/>
          </w:rPr>
          <w:fldChar w:fldCharType="separate"/>
        </w:r>
        <w:r w:rsidR="0065317A">
          <w:rPr>
            <w:noProof/>
            <w:webHidden/>
          </w:rPr>
          <w:t>11</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32" w:history="1">
        <w:r w:rsidR="0077244D" w:rsidRPr="00574E1D">
          <w:rPr>
            <w:rStyle w:val="Hiperligao"/>
            <w:noProof/>
          </w:rPr>
          <w:t>Figura 6 - Estrutura 4 Layer Canvas</w:t>
        </w:r>
        <w:r w:rsidR="0077244D">
          <w:rPr>
            <w:noProof/>
            <w:webHidden/>
          </w:rPr>
          <w:tab/>
        </w:r>
        <w:r w:rsidR="0077244D">
          <w:rPr>
            <w:noProof/>
            <w:webHidden/>
          </w:rPr>
          <w:fldChar w:fldCharType="begin"/>
        </w:r>
        <w:r w:rsidR="0077244D">
          <w:rPr>
            <w:noProof/>
            <w:webHidden/>
          </w:rPr>
          <w:instrText xml:space="preserve"> PAGEREF _Toc512108132 \h </w:instrText>
        </w:r>
        <w:r w:rsidR="0077244D">
          <w:rPr>
            <w:noProof/>
            <w:webHidden/>
          </w:rPr>
        </w:r>
        <w:r w:rsidR="0077244D">
          <w:rPr>
            <w:noProof/>
            <w:webHidden/>
          </w:rPr>
          <w:fldChar w:fldCharType="separate"/>
        </w:r>
        <w:r w:rsidR="0065317A">
          <w:rPr>
            <w:noProof/>
            <w:webHidden/>
          </w:rPr>
          <w:t>17</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33" w:history="1">
        <w:r w:rsidR="0077244D" w:rsidRPr="00574E1D">
          <w:rPr>
            <w:rStyle w:val="Hiperligao"/>
            <w:noProof/>
          </w:rPr>
          <w:t>Figura 7 - Aplicação da 4 Layers Canvas sobre a IView</w:t>
        </w:r>
        <w:r w:rsidR="0077244D">
          <w:rPr>
            <w:noProof/>
            <w:webHidden/>
          </w:rPr>
          <w:tab/>
        </w:r>
        <w:r w:rsidR="0077244D">
          <w:rPr>
            <w:noProof/>
            <w:webHidden/>
          </w:rPr>
          <w:fldChar w:fldCharType="begin"/>
        </w:r>
        <w:r w:rsidR="0077244D">
          <w:rPr>
            <w:noProof/>
            <w:webHidden/>
          </w:rPr>
          <w:instrText xml:space="preserve"> PAGEREF _Toc512108133 \h </w:instrText>
        </w:r>
        <w:r w:rsidR="0077244D">
          <w:rPr>
            <w:noProof/>
            <w:webHidden/>
          </w:rPr>
        </w:r>
        <w:r w:rsidR="0077244D">
          <w:rPr>
            <w:noProof/>
            <w:webHidden/>
          </w:rPr>
          <w:fldChar w:fldCharType="separate"/>
        </w:r>
        <w:r w:rsidR="0065317A">
          <w:rPr>
            <w:noProof/>
            <w:webHidden/>
          </w:rPr>
          <w:t>18</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r:id="rId10" w:anchor="_Toc512108134" w:history="1">
        <w:r w:rsidR="0077244D" w:rsidRPr="00574E1D">
          <w:rPr>
            <w:rStyle w:val="Hiperligao"/>
            <w:noProof/>
          </w:rPr>
          <w:t>Figura 8 - Modelo EA, Utilizadoes</w:t>
        </w:r>
        <w:r w:rsidR="0077244D">
          <w:rPr>
            <w:noProof/>
            <w:webHidden/>
          </w:rPr>
          <w:tab/>
        </w:r>
        <w:r w:rsidR="0077244D">
          <w:rPr>
            <w:noProof/>
            <w:webHidden/>
          </w:rPr>
          <w:fldChar w:fldCharType="begin"/>
        </w:r>
        <w:r w:rsidR="0077244D">
          <w:rPr>
            <w:noProof/>
            <w:webHidden/>
          </w:rPr>
          <w:instrText xml:space="preserve"> PAGEREF _Toc512108134 \h </w:instrText>
        </w:r>
        <w:r w:rsidR="0077244D">
          <w:rPr>
            <w:noProof/>
            <w:webHidden/>
          </w:rPr>
        </w:r>
        <w:r w:rsidR="0077244D">
          <w:rPr>
            <w:noProof/>
            <w:webHidden/>
          </w:rPr>
          <w:fldChar w:fldCharType="separate"/>
        </w:r>
        <w:r w:rsidR="0065317A">
          <w:rPr>
            <w:noProof/>
            <w:webHidden/>
          </w:rPr>
          <w:t>19</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r:id="rId11" w:anchor="_Toc512108135" w:history="1">
        <w:r w:rsidR="0077244D" w:rsidRPr="00574E1D">
          <w:rPr>
            <w:rStyle w:val="Hiperligao"/>
            <w:noProof/>
          </w:rPr>
          <w:t>Figura 9 - Modelo EA, Vagas</w:t>
        </w:r>
        <w:r w:rsidR="0077244D">
          <w:rPr>
            <w:noProof/>
            <w:webHidden/>
          </w:rPr>
          <w:tab/>
        </w:r>
        <w:r w:rsidR="0077244D">
          <w:rPr>
            <w:noProof/>
            <w:webHidden/>
          </w:rPr>
          <w:fldChar w:fldCharType="begin"/>
        </w:r>
        <w:r w:rsidR="0077244D">
          <w:rPr>
            <w:noProof/>
            <w:webHidden/>
          </w:rPr>
          <w:instrText xml:space="preserve"> PAGEREF _Toc512108135 \h </w:instrText>
        </w:r>
        <w:r w:rsidR="0077244D">
          <w:rPr>
            <w:noProof/>
            <w:webHidden/>
          </w:rPr>
        </w:r>
        <w:r w:rsidR="0077244D">
          <w:rPr>
            <w:noProof/>
            <w:webHidden/>
          </w:rPr>
          <w:fldChar w:fldCharType="separate"/>
        </w:r>
        <w:r w:rsidR="0065317A">
          <w:rPr>
            <w:noProof/>
            <w:webHidden/>
          </w:rPr>
          <w:t>22</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r:id="rId12" w:anchor="_Toc512108136" w:history="1">
        <w:r w:rsidR="0077244D" w:rsidRPr="00574E1D">
          <w:rPr>
            <w:rStyle w:val="Hiperligao"/>
            <w:noProof/>
          </w:rPr>
          <w:t>Figura 10 - Modelo EA, Eventos</w:t>
        </w:r>
        <w:r w:rsidR="0077244D">
          <w:rPr>
            <w:noProof/>
            <w:webHidden/>
          </w:rPr>
          <w:tab/>
        </w:r>
        <w:r w:rsidR="0077244D">
          <w:rPr>
            <w:noProof/>
            <w:webHidden/>
          </w:rPr>
          <w:fldChar w:fldCharType="begin"/>
        </w:r>
        <w:r w:rsidR="0077244D">
          <w:rPr>
            <w:noProof/>
            <w:webHidden/>
          </w:rPr>
          <w:instrText xml:space="preserve"> PAGEREF _Toc512108136 \h </w:instrText>
        </w:r>
        <w:r w:rsidR="0077244D">
          <w:rPr>
            <w:noProof/>
            <w:webHidden/>
          </w:rPr>
        </w:r>
        <w:r w:rsidR="0077244D">
          <w:rPr>
            <w:noProof/>
            <w:webHidden/>
          </w:rPr>
          <w:fldChar w:fldCharType="separate"/>
        </w:r>
        <w:r w:rsidR="0065317A">
          <w:rPr>
            <w:noProof/>
            <w:webHidden/>
          </w:rPr>
          <w:t>25</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37" w:history="1">
        <w:r w:rsidR="0077244D" w:rsidRPr="00574E1D">
          <w:rPr>
            <w:rStyle w:val="Hiperligao"/>
            <w:noProof/>
          </w:rPr>
          <w:t>Figura 11 – Frames, Home Page</w:t>
        </w:r>
        <w:r w:rsidR="0077244D">
          <w:rPr>
            <w:noProof/>
            <w:webHidden/>
          </w:rPr>
          <w:tab/>
        </w:r>
        <w:r w:rsidR="0077244D">
          <w:rPr>
            <w:noProof/>
            <w:webHidden/>
          </w:rPr>
          <w:fldChar w:fldCharType="begin"/>
        </w:r>
        <w:r w:rsidR="0077244D">
          <w:rPr>
            <w:noProof/>
            <w:webHidden/>
          </w:rPr>
          <w:instrText xml:space="preserve"> PAGEREF _Toc512108137 \h </w:instrText>
        </w:r>
        <w:r w:rsidR="0077244D">
          <w:rPr>
            <w:noProof/>
            <w:webHidden/>
          </w:rPr>
        </w:r>
        <w:r w:rsidR="0077244D">
          <w:rPr>
            <w:noProof/>
            <w:webHidden/>
          </w:rPr>
          <w:fldChar w:fldCharType="separate"/>
        </w:r>
        <w:r w:rsidR="0065317A">
          <w:rPr>
            <w:noProof/>
            <w:webHidden/>
          </w:rPr>
          <w:t>27</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38" w:history="1">
        <w:r w:rsidR="0077244D" w:rsidRPr="00574E1D">
          <w:rPr>
            <w:rStyle w:val="Hiperligao"/>
            <w:noProof/>
          </w:rPr>
          <w:t>Figura 12 - Frames, Header</w:t>
        </w:r>
        <w:r w:rsidR="0077244D">
          <w:rPr>
            <w:noProof/>
            <w:webHidden/>
          </w:rPr>
          <w:tab/>
        </w:r>
        <w:r w:rsidR="0077244D">
          <w:rPr>
            <w:noProof/>
            <w:webHidden/>
          </w:rPr>
          <w:fldChar w:fldCharType="begin"/>
        </w:r>
        <w:r w:rsidR="0077244D">
          <w:rPr>
            <w:noProof/>
            <w:webHidden/>
          </w:rPr>
          <w:instrText xml:space="preserve"> PAGEREF _Toc512108138 \h </w:instrText>
        </w:r>
        <w:r w:rsidR="0077244D">
          <w:rPr>
            <w:noProof/>
            <w:webHidden/>
          </w:rPr>
        </w:r>
        <w:r w:rsidR="0077244D">
          <w:rPr>
            <w:noProof/>
            <w:webHidden/>
          </w:rPr>
          <w:fldChar w:fldCharType="separate"/>
        </w:r>
        <w:r w:rsidR="0065317A">
          <w:rPr>
            <w:noProof/>
            <w:webHidden/>
          </w:rPr>
          <w:t>27</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39" w:history="1">
        <w:r w:rsidR="0077244D" w:rsidRPr="00574E1D">
          <w:rPr>
            <w:rStyle w:val="Hiperligao"/>
            <w:noProof/>
          </w:rPr>
          <w:t>Figura 13 - Frame, MoreInfo</w:t>
        </w:r>
        <w:r w:rsidR="0077244D">
          <w:rPr>
            <w:noProof/>
            <w:webHidden/>
          </w:rPr>
          <w:tab/>
        </w:r>
        <w:r w:rsidR="0077244D">
          <w:rPr>
            <w:noProof/>
            <w:webHidden/>
          </w:rPr>
          <w:fldChar w:fldCharType="begin"/>
        </w:r>
        <w:r w:rsidR="0077244D">
          <w:rPr>
            <w:noProof/>
            <w:webHidden/>
          </w:rPr>
          <w:instrText xml:space="preserve"> PAGEREF _Toc512108139 \h </w:instrText>
        </w:r>
        <w:r w:rsidR="0077244D">
          <w:rPr>
            <w:noProof/>
            <w:webHidden/>
          </w:rPr>
        </w:r>
        <w:r w:rsidR="0077244D">
          <w:rPr>
            <w:noProof/>
            <w:webHidden/>
          </w:rPr>
          <w:fldChar w:fldCharType="separate"/>
        </w:r>
        <w:r w:rsidR="0065317A">
          <w:rPr>
            <w:noProof/>
            <w:webHidden/>
          </w:rPr>
          <w:t>31</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40" w:history="1">
        <w:r w:rsidR="0077244D" w:rsidRPr="00574E1D">
          <w:rPr>
            <w:rStyle w:val="Hiperligao"/>
            <w:noProof/>
          </w:rPr>
          <w:t>Figura 14 - Frame, MyCurriculum</w:t>
        </w:r>
        <w:r w:rsidR="0077244D">
          <w:rPr>
            <w:noProof/>
            <w:webHidden/>
          </w:rPr>
          <w:tab/>
        </w:r>
        <w:r w:rsidR="0077244D">
          <w:rPr>
            <w:noProof/>
            <w:webHidden/>
          </w:rPr>
          <w:fldChar w:fldCharType="begin"/>
        </w:r>
        <w:r w:rsidR="0077244D">
          <w:rPr>
            <w:noProof/>
            <w:webHidden/>
          </w:rPr>
          <w:instrText xml:space="preserve"> PAGEREF _Toc512108140 \h </w:instrText>
        </w:r>
        <w:r w:rsidR="0077244D">
          <w:rPr>
            <w:noProof/>
            <w:webHidden/>
          </w:rPr>
        </w:r>
        <w:r w:rsidR="0077244D">
          <w:rPr>
            <w:noProof/>
            <w:webHidden/>
          </w:rPr>
          <w:fldChar w:fldCharType="separate"/>
        </w:r>
        <w:r w:rsidR="0065317A">
          <w:rPr>
            <w:noProof/>
            <w:webHidden/>
          </w:rPr>
          <w:t>33</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41" w:history="1">
        <w:r w:rsidR="0077244D" w:rsidRPr="00574E1D">
          <w:rPr>
            <w:rStyle w:val="Hiperligao"/>
            <w:noProof/>
          </w:rPr>
          <w:t>Figura 15 - Frames, MyProfile</w:t>
        </w:r>
        <w:r w:rsidR="0077244D">
          <w:rPr>
            <w:noProof/>
            <w:webHidden/>
          </w:rPr>
          <w:tab/>
        </w:r>
        <w:r w:rsidR="0077244D">
          <w:rPr>
            <w:noProof/>
            <w:webHidden/>
          </w:rPr>
          <w:fldChar w:fldCharType="begin"/>
        </w:r>
        <w:r w:rsidR="0077244D">
          <w:rPr>
            <w:noProof/>
            <w:webHidden/>
          </w:rPr>
          <w:instrText xml:space="preserve"> PAGEREF _Toc512108141 \h </w:instrText>
        </w:r>
        <w:r w:rsidR="0077244D">
          <w:rPr>
            <w:noProof/>
            <w:webHidden/>
          </w:rPr>
        </w:r>
        <w:r w:rsidR="0077244D">
          <w:rPr>
            <w:noProof/>
            <w:webHidden/>
          </w:rPr>
          <w:fldChar w:fldCharType="separate"/>
        </w:r>
        <w:r w:rsidR="0065317A">
          <w:rPr>
            <w:noProof/>
            <w:webHidden/>
          </w:rPr>
          <w:t>35</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42" w:history="1">
        <w:r w:rsidR="0077244D" w:rsidRPr="00574E1D">
          <w:rPr>
            <w:rStyle w:val="Hiperligao"/>
            <w:noProof/>
          </w:rPr>
          <w:t>Figura 16 - Frames, Forms</w:t>
        </w:r>
        <w:r w:rsidR="0077244D">
          <w:rPr>
            <w:noProof/>
            <w:webHidden/>
          </w:rPr>
          <w:tab/>
        </w:r>
        <w:r w:rsidR="0077244D">
          <w:rPr>
            <w:noProof/>
            <w:webHidden/>
          </w:rPr>
          <w:fldChar w:fldCharType="begin"/>
        </w:r>
        <w:r w:rsidR="0077244D">
          <w:rPr>
            <w:noProof/>
            <w:webHidden/>
          </w:rPr>
          <w:instrText xml:space="preserve"> PAGEREF _Toc512108142 \h </w:instrText>
        </w:r>
        <w:r w:rsidR="0077244D">
          <w:rPr>
            <w:noProof/>
            <w:webHidden/>
          </w:rPr>
        </w:r>
        <w:r w:rsidR="0077244D">
          <w:rPr>
            <w:noProof/>
            <w:webHidden/>
          </w:rPr>
          <w:fldChar w:fldCharType="separate"/>
        </w:r>
        <w:r w:rsidR="0065317A">
          <w:rPr>
            <w:noProof/>
            <w:webHidden/>
          </w:rPr>
          <w:t>35</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43" w:history="1">
        <w:r w:rsidR="0077244D" w:rsidRPr="00574E1D">
          <w:rPr>
            <w:rStyle w:val="Hiperligao"/>
            <w:noProof/>
          </w:rPr>
          <w:t>Figura 17 - Frames, Applications</w:t>
        </w:r>
        <w:r w:rsidR="0077244D">
          <w:rPr>
            <w:noProof/>
            <w:webHidden/>
          </w:rPr>
          <w:tab/>
        </w:r>
        <w:r w:rsidR="0077244D">
          <w:rPr>
            <w:noProof/>
            <w:webHidden/>
          </w:rPr>
          <w:fldChar w:fldCharType="begin"/>
        </w:r>
        <w:r w:rsidR="0077244D">
          <w:rPr>
            <w:noProof/>
            <w:webHidden/>
          </w:rPr>
          <w:instrText xml:space="preserve"> PAGEREF _Toc512108143 \h </w:instrText>
        </w:r>
        <w:r w:rsidR="0077244D">
          <w:rPr>
            <w:noProof/>
            <w:webHidden/>
          </w:rPr>
        </w:r>
        <w:r w:rsidR="0077244D">
          <w:rPr>
            <w:noProof/>
            <w:webHidden/>
          </w:rPr>
          <w:fldChar w:fldCharType="separate"/>
        </w:r>
        <w:r w:rsidR="0065317A">
          <w:rPr>
            <w:noProof/>
            <w:webHidden/>
          </w:rPr>
          <w:t>37</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44" w:history="1">
        <w:r w:rsidR="0077244D" w:rsidRPr="00574E1D">
          <w:rPr>
            <w:rStyle w:val="Hiperligao"/>
            <w:noProof/>
          </w:rPr>
          <w:t>Figura 18 - Frames, Vacancies</w:t>
        </w:r>
        <w:r w:rsidR="0077244D">
          <w:rPr>
            <w:noProof/>
            <w:webHidden/>
          </w:rPr>
          <w:tab/>
        </w:r>
        <w:r w:rsidR="0077244D">
          <w:rPr>
            <w:noProof/>
            <w:webHidden/>
          </w:rPr>
          <w:fldChar w:fldCharType="begin"/>
        </w:r>
        <w:r w:rsidR="0077244D">
          <w:rPr>
            <w:noProof/>
            <w:webHidden/>
          </w:rPr>
          <w:instrText xml:space="preserve"> PAGEREF _Toc512108144 \h </w:instrText>
        </w:r>
        <w:r w:rsidR="0077244D">
          <w:rPr>
            <w:noProof/>
            <w:webHidden/>
          </w:rPr>
        </w:r>
        <w:r w:rsidR="0077244D">
          <w:rPr>
            <w:noProof/>
            <w:webHidden/>
          </w:rPr>
          <w:fldChar w:fldCharType="separate"/>
        </w:r>
        <w:r w:rsidR="0065317A">
          <w:rPr>
            <w:noProof/>
            <w:webHidden/>
          </w:rPr>
          <w:t>38</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45" w:history="1">
        <w:r w:rsidR="0077244D" w:rsidRPr="00574E1D">
          <w:rPr>
            <w:rStyle w:val="Hiperligao"/>
            <w:noProof/>
          </w:rPr>
          <w:t>Figura 19 - Frames, CheckCV</w:t>
        </w:r>
        <w:r w:rsidR="0077244D">
          <w:rPr>
            <w:noProof/>
            <w:webHidden/>
          </w:rPr>
          <w:tab/>
        </w:r>
        <w:r w:rsidR="0077244D">
          <w:rPr>
            <w:noProof/>
            <w:webHidden/>
          </w:rPr>
          <w:fldChar w:fldCharType="begin"/>
        </w:r>
        <w:r w:rsidR="0077244D">
          <w:rPr>
            <w:noProof/>
            <w:webHidden/>
          </w:rPr>
          <w:instrText xml:space="preserve"> PAGEREF _Toc512108145 \h </w:instrText>
        </w:r>
        <w:r w:rsidR="0077244D">
          <w:rPr>
            <w:noProof/>
            <w:webHidden/>
          </w:rPr>
        </w:r>
        <w:r w:rsidR="0077244D">
          <w:rPr>
            <w:noProof/>
            <w:webHidden/>
          </w:rPr>
          <w:fldChar w:fldCharType="separate"/>
        </w:r>
        <w:r w:rsidR="0065317A">
          <w:rPr>
            <w:noProof/>
            <w:webHidden/>
          </w:rPr>
          <w:t>39</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46" w:history="1">
        <w:r w:rsidR="0077244D" w:rsidRPr="00574E1D">
          <w:rPr>
            <w:rStyle w:val="Hiperligao"/>
            <w:noProof/>
          </w:rPr>
          <w:t>Figura 20 - Frames, Events</w:t>
        </w:r>
        <w:r w:rsidR="0077244D">
          <w:rPr>
            <w:noProof/>
            <w:webHidden/>
          </w:rPr>
          <w:tab/>
        </w:r>
        <w:r w:rsidR="0077244D">
          <w:rPr>
            <w:noProof/>
            <w:webHidden/>
          </w:rPr>
          <w:fldChar w:fldCharType="begin"/>
        </w:r>
        <w:r w:rsidR="0077244D">
          <w:rPr>
            <w:noProof/>
            <w:webHidden/>
          </w:rPr>
          <w:instrText xml:space="preserve"> PAGEREF _Toc512108146 \h </w:instrText>
        </w:r>
        <w:r w:rsidR="0077244D">
          <w:rPr>
            <w:noProof/>
            <w:webHidden/>
          </w:rPr>
        </w:r>
        <w:r w:rsidR="0077244D">
          <w:rPr>
            <w:noProof/>
            <w:webHidden/>
          </w:rPr>
          <w:fldChar w:fldCharType="separate"/>
        </w:r>
        <w:r w:rsidR="0065317A">
          <w:rPr>
            <w:noProof/>
            <w:webHidden/>
          </w:rPr>
          <w:t>40</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47" w:history="1">
        <w:r w:rsidR="0077244D" w:rsidRPr="00574E1D">
          <w:rPr>
            <w:rStyle w:val="Hiperligao"/>
            <w:noProof/>
          </w:rPr>
          <w:t>Figura 21 - Frames, Candidate</w:t>
        </w:r>
        <w:r w:rsidR="0077244D">
          <w:rPr>
            <w:noProof/>
            <w:webHidden/>
          </w:rPr>
          <w:tab/>
        </w:r>
        <w:r w:rsidR="0077244D">
          <w:rPr>
            <w:noProof/>
            <w:webHidden/>
          </w:rPr>
          <w:fldChar w:fldCharType="begin"/>
        </w:r>
        <w:r w:rsidR="0077244D">
          <w:rPr>
            <w:noProof/>
            <w:webHidden/>
          </w:rPr>
          <w:instrText xml:space="preserve"> PAGEREF _Toc512108147 \h </w:instrText>
        </w:r>
        <w:r w:rsidR="0077244D">
          <w:rPr>
            <w:noProof/>
            <w:webHidden/>
          </w:rPr>
        </w:r>
        <w:r w:rsidR="0077244D">
          <w:rPr>
            <w:noProof/>
            <w:webHidden/>
          </w:rPr>
          <w:fldChar w:fldCharType="separate"/>
        </w:r>
        <w:r w:rsidR="0065317A">
          <w:rPr>
            <w:noProof/>
            <w:webHidden/>
          </w:rPr>
          <w:t>40</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48" w:history="1">
        <w:r w:rsidR="0077244D" w:rsidRPr="00574E1D">
          <w:rPr>
            <w:rStyle w:val="Hiperligao"/>
            <w:noProof/>
          </w:rPr>
          <w:t>Figura 22 - Frames, Event</w:t>
        </w:r>
        <w:r w:rsidR="0077244D">
          <w:rPr>
            <w:noProof/>
            <w:webHidden/>
          </w:rPr>
          <w:tab/>
        </w:r>
        <w:r w:rsidR="0077244D">
          <w:rPr>
            <w:noProof/>
            <w:webHidden/>
          </w:rPr>
          <w:fldChar w:fldCharType="begin"/>
        </w:r>
        <w:r w:rsidR="0077244D">
          <w:rPr>
            <w:noProof/>
            <w:webHidden/>
          </w:rPr>
          <w:instrText xml:space="preserve"> PAGEREF _Toc512108148 \h </w:instrText>
        </w:r>
        <w:r w:rsidR="0077244D">
          <w:rPr>
            <w:noProof/>
            <w:webHidden/>
          </w:rPr>
        </w:r>
        <w:r w:rsidR="0077244D">
          <w:rPr>
            <w:noProof/>
            <w:webHidden/>
          </w:rPr>
          <w:fldChar w:fldCharType="separate"/>
        </w:r>
        <w:r w:rsidR="0065317A">
          <w:rPr>
            <w:noProof/>
            <w:webHidden/>
          </w:rPr>
          <w:t>41</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49" w:history="1">
        <w:r w:rsidR="0077244D" w:rsidRPr="00574E1D">
          <w:rPr>
            <w:rStyle w:val="Hiperligao"/>
            <w:noProof/>
          </w:rPr>
          <w:t>Figura 23 - Frames, Application</w:t>
        </w:r>
        <w:r w:rsidR="0077244D">
          <w:rPr>
            <w:noProof/>
            <w:webHidden/>
          </w:rPr>
          <w:tab/>
        </w:r>
        <w:r w:rsidR="0077244D">
          <w:rPr>
            <w:noProof/>
            <w:webHidden/>
          </w:rPr>
          <w:fldChar w:fldCharType="begin"/>
        </w:r>
        <w:r w:rsidR="0077244D">
          <w:rPr>
            <w:noProof/>
            <w:webHidden/>
          </w:rPr>
          <w:instrText xml:space="preserve"> PAGEREF _Toc512108149 \h </w:instrText>
        </w:r>
        <w:r w:rsidR="0077244D">
          <w:rPr>
            <w:noProof/>
            <w:webHidden/>
          </w:rPr>
        </w:r>
        <w:r w:rsidR="0077244D">
          <w:rPr>
            <w:noProof/>
            <w:webHidden/>
          </w:rPr>
          <w:fldChar w:fldCharType="separate"/>
        </w:r>
        <w:r w:rsidR="0065317A">
          <w:rPr>
            <w:noProof/>
            <w:webHidden/>
          </w:rPr>
          <w:t>42</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50" w:history="1">
        <w:r w:rsidR="0077244D" w:rsidRPr="00574E1D">
          <w:rPr>
            <w:rStyle w:val="Hiperligao"/>
            <w:noProof/>
          </w:rPr>
          <w:t>Figura 24 - Frames, Vacancy</w:t>
        </w:r>
        <w:r w:rsidR="0077244D">
          <w:rPr>
            <w:noProof/>
            <w:webHidden/>
          </w:rPr>
          <w:tab/>
        </w:r>
        <w:r w:rsidR="0077244D">
          <w:rPr>
            <w:noProof/>
            <w:webHidden/>
          </w:rPr>
          <w:fldChar w:fldCharType="begin"/>
        </w:r>
        <w:r w:rsidR="0077244D">
          <w:rPr>
            <w:noProof/>
            <w:webHidden/>
          </w:rPr>
          <w:instrText xml:space="preserve"> PAGEREF _Toc512108150 \h </w:instrText>
        </w:r>
        <w:r w:rsidR="0077244D">
          <w:rPr>
            <w:noProof/>
            <w:webHidden/>
          </w:rPr>
        </w:r>
        <w:r w:rsidR="0077244D">
          <w:rPr>
            <w:noProof/>
            <w:webHidden/>
          </w:rPr>
          <w:fldChar w:fldCharType="separate"/>
        </w:r>
        <w:r w:rsidR="0065317A">
          <w:rPr>
            <w:noProof/>
            <w:webHidden/>
          </w:rPr>
          <w:t>44</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51" w:history="1">
        <w:r w:rsidR="0077244D" w:rsidRPr="00574E1D">
          <w:rPr>
            <w:rStyle w:val="Hiperligao"/>
            <w:noProof/>
          </w:rPr>
          <w:t>Figura 25 - Frames, FormEditAdd</w:t>
        </w:r>
        <w:r w:rsidR="0077244D">
          <w:rPr>
            <w:noProof/>
            <w:webHidden/>
          </w:rPr>
          <w:tab/>
        </w:r>
        <w:r w:rsidR="0077244D">
          <w:rPr>
            <w:noProof/>
            <w:webHidden/>
          </w:rPr>
          <w:fldChar w:fldCharType="begin"/>
        </w:r>
        <w:r w:rsidR="0077244D">
          <w:rPr>
            <w:noProof/>
            <w:webHidden/>
          </w:rPr>
          <w:instrText xml:space="preserve"> PAGEREF _Toc512108151 \h </w:instrText>
        </w:r>
        <w:r w:rsidR="0077244D">
          <w:rPr>
            <w:noProof/>
            <w:webHidden/>
          </w:rPr>
        </w:r>
        <w:r w:rsidR="0077244D">
          <w:rPr>
            <w:noProof/>
            <w:webHidden/>
          </w:rPr>
          <w:fldChar w:fldCharType="separate"/>
        </w:r>
        <w:r w:rsidR="0065317A">
          <w:rPr>
            <w:noProof/>
            <w:webHidden/>
          </w:rPr>
          <w:t>44</w:t>
        </w:r>
        <w:r w:rsidR="0077244D">
          <w:rPr>
            <w:noProof/>
            <w:webHidden/>
          </w:rPr>
          <w:fldChar w:fldCharType="end"/>
        </w:r>
      </w:hyperlink>
    </w:p>
    <w:p w:rsidR="0077244D" w:rsidRDefault="000D6232">
      <w:pPr>
        <w:pStyle w:val="ndicedeilustraes"/>
        <w:tabs>
          <w:tab w:val="right" w:leader="dot" w:pos="8494"/>
        </w:tabs>
        <w:rPr>
          <w:rFonts w:asciiTheme="minorHAnsi" w:eastAsiaTheme="minorEastAsia" w:hAnsiTheme="minorHAnsi"/>
          <w:noProof/>
          <w:lang w:eastAsia="pt-PT"/>
        </w:rPr>
      </w:pPr>
      <w:hyperlink w:anchor="_Toc512108152" w:history="1">
        <w:r w:rsidR="0077244D" w:rsidRPr="00574E1D">
          <w:rPr>
            <w:rStyle w:val="Hiperligao"/>
            <w:noProof/>
          </w:rPr>
          <w:t>Figura 26 - Frames VacancyAdd</w:t>
        </w:r>
        <w:r w:rsidR="0077244D">
          <w:rPr>
            <w:noProof/>
            <w:webHidden/>
          </w:rPr>
          <w:tab/>
        </w:r>
        <w:r w:rsidR="0077244D">
          <w:rPr>
            <w:noProof/>
            <w:webHidden/>
          </w:rPr>
          <w:fldChar w:fldCharType="begin"/>
        </w:r>
        <w:r w:rsidR="0077244D">
          <w:rPr>
            <w:noProof/>
            <w:webHidden/>
          </w:rPr>
          <w:instrText xml:space="preserve"> PAGEREF _Toc512108152 \h </w:instrText>
        </w:r>
        <w:r w:rsidR="0077244D">
          <w:rPr>
            <w:noProof/>
            <w:webHidden/>
          </w:rPr>
        </w:r>
        <w:r w:rsidR="0077244D">
          <w:rPr>
            <w:noProof/>
            <w:webHidden/>
          </w:rPr>
          <w:fldChar w:fldCharType="separate"/>
        </w:r>
        <w:r w:rsidR="0065317A">
          <w:rPr>
            <w:noProof/>
            <w:webHidden/>
          </w:rPr>
          <w:t>46</w:t>
        </w:r>
        <w:r w:rsidR="0077244D">
          <w:rPr>
            <w:noProof/>
            <w:webHidden/>
          </w:rPr>
          <w:fldChar w:fldCharType="end"/>
        </w:r>
      </w:hyperlink>
    </w:p>
    <w:p w:rsidR="007E472E" w:rsidRDefault="002E68E1" w:rsidP="00FC667E">
      <w:pPr>
        <w:rPr>
          <w:b/>
          <w:bCs/>
          <w:sz w:val="18"/>
          <w:szCs w:val="18"/>
        </w:rPr>
      </w:pPr>
      <w:r>
        <w:rPr>
          <w:b/>
          <w:bCs/>
          <w:sz w:val="18"/>
          <w:szCs w:val="18"/>
        </w:rPr>
        <w:fldChar w:fldCharType="end"/>
      </w:r>
    </w:p>
    <w:p w:rsidR="007E472E" w:rsidRDefault="007E472E" w:rsidP="007E472E">
      <w:r>
        <w:br w:type="page"/>
      </w:r>
    </w:p>
    <w:p w:rsidR="003737CF" w:rsidRDefault="003737CF" w:rsidP="007E472E">
      <w:pPr>
        <w:pStyle w:val="Cabealho1"/>
      </w:pPr>
    </w:p>
    <w:p w:rsidR="003737CF" w:rsidRDefault="003737CF" w:rsidP="003737CF">
      <w:pPr>
        <w:rPr>
          <w:rFonts w:eastAsiaTheme="majorEastAsia" w:cstheme="majorBidi"/>
          <w:sz w:val="40"/>
          <w:szCs w:val="28"/>
        </w:rPr>
      </w:pPr>
      <w:r>
        <w:br w:type="page"/>
      </w:r>
    </w:p>
    <w:p w:rsidR="007E472E" w:rsidRDefault="007E472E" w:rsidP="007E472E">
      <w:pPr>
        <w:pStyle w:val="Cabealho1"/>
      </w:pPr>
      <w:bookmarkStart w:id="5" w:name="_Toc512102617"/>
      <w:r>
        <w:lastRenderedPageBreak/>
        <w:t>Lista de Tabelas</w:t>
      </w:r>
      <w:bookmarkEnd w:id="5"/>
    </w:p>
    <w:p w:rsidR="001D1153" w:rsidRDefault="009A7C43">
      <w:pPr>
        <w:pStyle w:val="ndicedeilustraes"/>
        <w:tabs>
          <w:tab w:val="right" w:leader="dot" w:pos="8494"/>
        </w:tabs>
        <w:rPr>
          <w:rFonts w:asciiTheme="minorHAnsi" w:eastAsiaTheme="minorEastAsia" w:hAnsiTheme="minorHAnsi"/>
          <w:noProof/>
          <w:lang w:eastAsia="pt-PT"/>
        </w:rPr>
      </w:pPr>
      <w:r>
        <w:fldChar w:fldCharType="begin"/>
      </w:r>
      <w:r>
        <w:instrText xml:space="preserve"> TOC \h \z \c "Tabela" </w:instrText>
      </w:r>
      <w:r>
        <w:fldChar w:fldCharType="separate"/>
      </w:r>
      <w:hyperlink w:anchor="_Toc416101908" w:history="1">
        <w:r w:rsidR="001D1153" w:rsidRPr="00281229">
          <w:rPr>
            <w:rStyle w:val="Hiperligao"/>
            <w:noProof/>
          </w:rPr>
          <w:t>Tabela 1 -Um exemplo de legenda de tabela. Prazos de entrega de Projecto e Seminário,</w:t>
        </w:r>
        <w:r w:rsidR="001D1153">
          <w:rPr>
            <w:noProof/>
            <w:webHidden/>
          </w:rPr>
          <w:tab/>
        </w:r>
        <w:r w:rsidR="001D1153">
          <w:rPr>
            <w:noProof/>
            <w:webHidden/>
          </w:rPr>
          <w:fldChar w:fldCharType="begin"/>
        </w:r>
        <w:r w:rsidR="001D1153">
          <w:rPr>
            <w:noProof/>
            <w:webHidden/>
          </w:rPr>
          <w:instrText xml:space="preserve"> PAGEREF _Toc416101908 \h </w:instrText>
        </w:r>
        <w:r w:rsidR="001D1153">
          <w:rPr>
            <w:noProof/>
            <w:webHidden/>
          </w:rPr>
        </w:r>
        <w:r w:rsidR="001D1153">
          <w:rPr>
            <w:noProof/>
            <w:webHidden/>
          </w:rPr>
          <w:fldChar w:fldCharType="separate"/>
        </w:r>
        <w:r w:rsidR="0065317A">
          <w:rPr>
            <w:b/>
            <w:bCs/>
            <w:noProof/>
            <w:webHidden/>
          </w:rPr>
          <w:t>Erro! Marcador não definido.</w:t>
        </w:r>
        <w:r w:rsidR="001D1153">
          <w:rPr>
            <w:noProof/>
            <w:webHidden/>
          </w:rPr>
          <w:fldChar w:fldCharType="end"/>
        </w:r>
      </w:hyperlink>
    </w:p>
    <w:p w:rsidR="0005356E" w:rsidRDefault="009A7C43" w:rsidP="00FC667E">
      <w:r>
        <w:fldChar w:fldCharType="end"/>
      </w:r>
    </w:p>
    <w:p w:rsidR="003737CF" w:rsidRDefault="00B35671" w:rsidP="00FC667E">
      <w:r>
        <w:br w:type="page"/>
      </w:r>
    </w:p>
    <w:p w:rsidR="003737CF" w:rsidRDefault="003737CF" w:rsidP="003737CF">
      <w:r>
        <w:lastRenderedPageBreak/>
        <w:br w:type="page"/>
      </w:r>
    </w:p>
    <w:p w:rsidR="000614E1" w:rsidRDefault="000614E1" w:rsidP="00FC667E">
      <w:pPr>
        <w:sectPr w:rsidR="000614E1" w:rsidSect="0059316E">
          <w:footerReference w:type="first" r:id="rId13"/>
          <w:pgSz w:w="11906" w:h="16838"/>
          <w:pgMar w:top="1417" w:right="1701" w:bottom="1417" w:left="1701" w:header="708" w:footer="708" w:gutter="0"/>
          <w:pgNumType w:fmt="lowerRoman" w:start="3"/>
          <w:cols w:space="708"/>
          <w:titlePg/>
          <w:docGrid w:linePitch="360"/>
        </w:sectPr>
      </w:pPr>
    </w:p>
    <w:p w:rsidR="008C51D6" w:rsidRDefault="003E5A2E" w:rsidP="00FC667E">
      <w:pPr>
        <w:pStyle w:val="Cabealho1"/>
        <w:numPr>
          <w:ilvl w:val="0"/>
          <w:numId w:val="1"/>
        </w:numPr>
      </w:pPr>
      <w:bookmarkStart w:id="6" w:name="_Ref512095912"/>
      <w:bookmarkStart w:id="7" w:name="_Ref512095927"/>
      <w:bookmarkStart w:id="8" w:name="_Toc512102618"/>
      <w:r w:rsidRPr="003E5A2E">
        <w:lastRenderedPageBreak/>
        <w:t>Introdução</w:t>
      </w:r>
      <w:bookmarkEnd w:id="6"/>
      <w:bookmarkEnd w:id="7"/>
      <w:bookmarkEnd w:id="8"/>
    </w:p>
    <w:p w:rsidR="00CB3748" w:rsidRPr="00CB3748" w:rsidRDefault="00CB3748" w:rsidP="00FC667E"/>
    <w:p w:rsidR="003E5A2E" w:rsidRDefault="005121FB" w:rsidP="006A2CFF">
      <w:pPr>
        <w:pStyle w:val="Cabealho2"/>
        <w:numPr>
          <w:ilvl w:val="1"/>
          <w:numId w:val="39"/>
        </w:numPr>
      </w:pPr>
      <w:bookmarkStart w:id="9" w:name="_Ref512096447"/>
      <w:bookmarkStart w:id="10" w:name="_Toc512102619"/>
      <w:r>
        <w:t>Enquadramentos</w:t>
      </w:r>
      <w:bookmarkEnd w:id="9"/>
      <w:bookmarkEnd w:id="10"/>
      <w:r w:rsidR="008C51D6" w:rsidRPr="008C51D6">
        <w:t xml:space="preserve"> </w:t>
      </w:r>
    </w:p>
    <w:p w:rsidR="00AF42CB" w:rsidRDefault="00AF42CB" w:rsidP="00AF42CB">
      <w:r>
        <w:t xml:space="preserve">Muitas empresas tecnológicas portuguesas </w:t>
      </w:r>
      <w:del w:id="11" w:author="Rui" w:date="2018-04-22T19:48:00Z">
        <w:r w:rsidDel="00922D60">
          <w:delText>tem</w:delText>
        </w:r>
      </w:del>
      <w:ins w:id="12" w:author="Rui" w:date="2018-04-22T19:48:00Z">
        <w:r w:rsidR="00922D60">
          <w:t>têm</w:t>
        </w:r>
      </w:ins>
      <w:r>
        <w:t xml:space="preserve"> um </w:t>
      </w:r>
      <w:r w:rsidRPr="00203F33">
        <w:t xml:space="preserve">processo de </w:t>
      </w:r>
      <w:r>
        <w:t xml:space="preserve">entrevista bastante arcaico e limitado, não colocando os seus conhecimentos tecnológicos em utilização. Normalmente este processo foca-se na transmissão de ficheiros, como os currículos e </w:t>
      </w:r>
      <w:del w:id="13" w:author="Rui" w:date="2018-04-22T17:29:00Z">
        <w:r w:rsidDel="00D5784C">
          <w:delText>dossier</w:delText>
        </w:r>
      </w:del>
      <w:ins w:id="14" w:author="Rui" w:date="2018-04-22T17:29:00Z">
        <w:r w:rsidR="00D5784C">
          <w:t>dossiê</w:t>
        </w:r>
      </w:ins>
      <w:r>
        <w:t xml:space="preserve">s de competências, por correio eletrónico e marcar entrevista por telefone, com a única informação disponível sobre a entrevista sendo também transmitida por email. </w:t>
      </w:r>
    </w:p>
    <w:p w:rsidR="00AF42CB" w:rsidRDefault="00AF42CB" w:rsidP="00AF42CB">
      <w:pPr>
        <w:ind w:firstLine="390"/>
      </w:pPr>
      <w:r>
        <w:t xml:space="preserve">Uma das raras </w:t>
      </w:r>
      <w:r w:rsidRPr="00F052D2">
        <w:rPr>
          <w:rFonts w:ascii="Arial" w:hAnsi="Arial" w:cs="Arial"/>
          <w:sz w:val="20"/>
          <w:szCs w:val="20"/>
        </w:rPr>
        <w:t xml:space="preserve">exceções </w:t>
      </w:r>
      <w:r>
        <w:t>seria a consultoria Mind Source, que fornece, o que chamam</w:t>
      </w:r>
      <w:ins w:id="15" w:author="Rui" w:date="2018-04-22T19:48:00Z">
        <w:r w:rsidR="00922D60">
          <w:t xml:space="preserve"> de</w:t>
        </w:r>
      </w:ins>
      <w:del w:id="16" w:author="Rui" w:date="2018-04-22T19:48:00Z">
        <w:r w:rsidDel="00922D60">
          <w:delText>,</w:delText>
        </w:r>
      </w:del>
      <w:r>
        <w:t xml:space="preserve"> “Portal de Emprego”</w:t>
      </w:r>
      <w:sdt>
        <w:sdtPr>
          <w:id w:val="-1801223242"/>
          <w:citation/>
        </w:sdtPr>
        <w:sdtEndPr/>
        <w:sdtContent>
          <w:r>
            <w:fldChar w:fldCharType="begin"/>
          </w:r>
          <w:r>
            <w:rPr>
              <w:vertAlign w:val="superscript"/>
            </w:rPr>
            <w:instrText xml:space="preserve"> CITATION Min18 \l 2070 </w:instrText>
          </w:r>
          <w:r>
            <w:fldChar w:fldCharType="separate"/>
          </w:r>
          <w:r w:rsidR="008E1176">
            <w:rPr>
              <w:noProof/>
              <w:vertAlign w:val="superscript"/>
            </w:rPr>
            <w:t xml:space="preserve"> </w:t>
          </w:r>
          <w:r w:rsidR="008E1176" w:rsidRPr="008E1176">
            <w:rPr>
              <w:noProof/>
            </w:rPr>
            <w:t>[1]</w:t>
          </w:r>
          <w:r>
            <w:fldChar w:fldCharType="end"/>
          </w:r>
        </w:sdtContent>
      </w:sdt>
      <w:r>
        <w:t xml:space="preserve">. Este portal disponibiliza a capacidade de guardar ficheiros e realizar candidaturas a cargos disponíveis, mas pouco mais. </w:t>
      </w:r>
    </w:p>
    <w:p w:rsidR="00AF42CB" w:rsidRDefault="00AF42CB" w:rsidP="00AF42CB">
      <w:pPr>
        <w:ind w:firstLine="390"/>
      </w:pPr>
      <w:r>
        <w:t>Atendendo as limitações consideradas, nasceu o projeto a realizar, a aplicação IView, que tem como objetivo expandir as funcionalidades do Portal de Emprego da Mind Source.</w:t>
      </w:r>
    </w:p>
    <w:p w:rsidR="00AF42CB" w:rsidRDefault="00AF42CB" w:rsidP="00AF42CB">
      <w:pPr>
        <w:ind w:firstLine="390"/>
      </w:pPr>
      <w:r>
        <w:t>No desenvolvimento da aplicação será utilizado como base uma empresa de tecnologia fictícia a que chamamos PS Tec, servindo de enquadramento para outras possíveis empresas.</w:t>
      </w:r>
    </w:p>
    <w:p w:rsidR="006C57FD" w:rsidRPr="00621B5D" w:rsidRDefault="005121FB" w:rsidP="006A2CFF">
      <w:pPr>
        <w:pStyle w:val="Cabealho2"/>
        <w:numPr>
          <w:ilvl w:val="1"/>
          <w:numId w:val="1"/>
        </w:numPr>
      </w:pPr>
      <w:bookmarkStart w:id="17" w:name="_Ref512096502"/>
      <w:bookmarkStart w:id="18" w:name="_Toc512102620"/>
      <w:r>
        <w:t>Objectivos</w:t>
      </w:r>
      <w:bookmarkEnd w:id="17"/>
      <w:bookmarkEnd w:id="18"/>
    </w:p>
    <w:p w:rsidR="00AF42CB" w:rsidRDefault="00AF42CB" w:rsidP="00AF42CB">
      <w:r>
        <w:t>O projeto de IView foca-se no desenvolvimento de duas componentes, uma web e uma aplicação móvel, que trabalham em conjunto para garantir uma comunicação entre candidato e entrevistador de uma forma simples e acessível.</w:t>
      </w:r>
    </w:p>
    <w:p w:rsidR="00AF42CB" w:rsidRDefault="00AF42CB" w:rsidP="00AF42CB">
      <w:pPr>
        <w:ind w:firstLine="391"/>
      </w:pPr>
      <w:r>
        <w:t>Comunicação que poderá ter inicio no momento em que uma nova vaga para um cargo na empresa é criada, até a momento final da contratação.</w:t>
      </w:r>
    </w:p>
    <w:p w:rsidR="00AF42CB" w:rsidRDefault="00AF42CB" w:rsidP="00AF42CB">
      <w:pPr>
        <w:ind w:firstLine="391"/>
      </w:pPr>
      <w:r>
        <w:t xml:space="preserve">A componente </w:t>
      </w:r>
      <w:r w:rsidRPr="00922D60">
        <w:rPr>
          <w:i/>
          <w:rPrChange w:id="19" w:author="Rui" w:date="2018-04-22T19:49:00Z">
            <w:rPr/>
          </w:rPrChange>
        </w:rPr>
        <w:t>Web</w:t>
      </w:r>
      <w:r>
        <w:t>, componente central, onde serão desenvolvidas grande parte das funcionalidades, irá garantir acessos de leitura e escrita à base de dados onde será guardado, entre outros dados:</w:t>
      </w:r>
    </w:p>
    <w:p w:rsidR="00AF42CB" w:rsidRDefault="00AF42CB" w:rsidP="00AF42CB">
      <w:pPr>
        <w:pStyle w:val="PargrafodaLista"/>
        <w:numPr>
          <w:ilvl w:val="0"/>
          <w:numId w:val="19"/>
        </w:numPr>
        <w:ind w:left="1423" w:hanging="357"/>
      </w:pPr>
      <w:r>
        <w:t>Currículos e dossiês de competências de candidatos</w:t>
      </w:r>
      <w:ins w:id="20" w:author="Rui" w:date="2018-04-22T19:49:00Z">
        <w:r w:rsidR="00922D60">
          <w:t>,</w:t>
        </w:r>
      </w:ins>
      <w:r>
        <w:t xml:space="preserve"> </w:t>
      </w:r>
    </w:p>
    <w:p w:rsidR="00AF42CB" w:rsidRDefault="00AF42CB" w:rsidP="00AF42CB">
      <w:pPr>
        <w:pStyle w:val="PargrafodaLista"/>
        <w:numPr>
          <w:ilvl w:val="0"/>
          <w:numId w:val="19"/>
        </w:numPr>
        <w:ind w:left="1423" w:hanging="357"/>
      </w:pPr>
      <w:r>
        <w:t>Candidaturas a empregos, incluindo a situação da candidatura no processo</w:t>
      </w:r>
      <w:ins w:id="21" w:author="Rui" w:date="2018-04-22T19:49:00Z">
        <w:r w:rsidR="00922D60">
          <w:t>,</w:t>
        </w:r>
      </w:ins>
      <w:r>
        <w:t xml:space="preserve"> </w:t>
      </w:r>
    </w:p>
    <w:p w:rsidR="00AF42CB" w:rsidRDefault="00AF42CB" w:rsidP="00AF42CB">
      <w:pPr>
        <w:pStyle w:val="PargrafodaLista"/>
        <w:numPr>
          <w:ilvl w:val="0"/>
          <w:numId w:val="19"/>
        </w:numPr>
        <w:ind w:left="1423" w:hanging="357"/>
      </w:pPr>
      <w:r>
        <w:t>Anúncios a novos cargos</w:t>
      </w:r>
      <w:ins w:id="22" w:author="Rui" w:date="2018-04-22T19:49:00Z">
        <w:r w:rsidR="00922D60">
          <w:t>,</w:t>
        </w:r>
      </w:ins>
    </w:p>
    <w:p w:rsidR="00AF42CB" w:rsidRDefault="00AF42CB" w:rsidP="00AF42CB">
      <w:pPr>
        <w:pStyle w:val="PargrafodaLista"/>
        <w:numPr>
          <w:ilvl w:val="0"/>
          <w:numId w:val="19"/>
        </w:numPr>
        <w:ind w:left="1423" w:hanging="357"/>
      </w:pPr>
      <w:r>
        <w:t>Entrevistas marcadas</w:t>
      </w:r>
      <w:ins w:id="23" w:author="Rui" w:date="2018-04-22T19:49:00Z">
        <w:r w:rsidR="00922D60">
          <w:t>,</w:t>
        </w:r>
      </w:ins>
    </w:p>
    <w:p w:rsidR="00AF42CB" w:rsidRDefault="00AF42CB" w:rsidP="00AF42CB">
      <w:pPr>
        <w:pStyle w:val="PargrafodaLista"/>
        <w:numPr>
          <w:ilvl w:val="0"/>
          <w:numId w:val="19"/>
        </w:numPr>
        <w:ind w:left="1423" w:hanging="357"/>
      </w:pPr>
      <w:r>
        <w:t>Resultados de entrevistas que já ocorreram</w:t>
      </w:r>
      <w:ins w:id="24" w:author="Rui" w:date="2018-04-22T19:49:00Z">
        <w:r w:rsidR="00922D60">
          <w:t>,</w:t>
        </w:r>
      </w:ins>
    </w:p>
    <w:p w:rsidR="00AF42CB" w:rsidRDefault="00AF42CB" w:rsidP="00AF42CB">
      <w:pPr>
        <w:pStyle w:val="PargrafodaLista"/>
        <w:numPr>
          <w:ilvl w:val="0"/>
          <w:numId w:val="19"/>
        </w:numPr>
        <w:ind w:left="1423" w:hanging="357"/>
      </w:pPr>
      <w:r>
        <w:t>Informações gerais da empresa</w:t>
      </w:r>
      <w:ins w:id="25" w:author="Rui" w:date="2018-04-22T19:49:00Z">
        <w:r w:rsidR="00922D60">
          <w:t>.</w:t>
        </w:r>
      </w:ins>
    </w:p>
    <w:p w:rsidR="00AF42CB" w:rsidRDefault="00AF42CB" w:rsidP="00AF42CB">
      <w:pPr>
        <w:ind w:firstLine="357"/>
      </w:pPr>
      <w:r>
        <w:t xml:space="preserve">Já a aplicação móvel servirá como apoio e irá incluir alguns dos acessos da componente </w:t>
      </w:r>
      <w:r w:rsidRPr="00922D60">
        <w:rPr>
          <w:i/>
          <w:rPrChange w:id="26" w:author="Rui" w:date="2018-04-22T19:49:00Z">
            <w:rPr/>
          </w:rPrChange>
        </w:rPr>
        <w:t>Web</w:t>
      </w:r>
      <w:r>
        <w:t xml:space="preserve">. </w:t>
      </w:r>
    </w:p>
    <w:p w:rsidR="006C57FD" w:rsidRDefault="00F51FC4" w:rsidP="00FC667E">
      <w:pPr>
        <w:pStyle w:val="Cabealho2"/>
      </w:pPr>
      <w:bookmarkStart w:id="27" w:name="_Toc512102621"/>
      <w:r>
        <w:lastRenderedPageBreak/>
        <w:t xml:space="preserve">1.3 </w:t>
      </w:r>
      <w:r w:rsidR="006C57FD">
        <w:t>Organiz</w:t>
      </w:r>
      <w:r w:rsidR="001E44BA">
        <w:t>ação do documento</w:t>
      </w:r>
      <w:bookmarkEnd w:id="27"/>
    </w:p>
    <w:p w:rsidR="00656068" w:rsidRDefault="00656068" w:rsidP="00FC667E">
      <w:r>
        <w:t>O restante relatório tem a seguinte composição de capítulos, secções e subsecções:</w:t>
      </w:r>
    </w:p>
    <w:p w:rsidR="006C57FD" w:rsidRDefault="003B310E" w:rsidP="00656068">
      <w:pPr>
        <w:pStyle w:val="PargrafodaLista"/>
        <w:numPr>
          <w:ilvl w:val="0"/>
          <w:numId w:val="32"/>
        </w:numPr>
      </w:pPr>
      <w:r>
        <w:fldChar w:fldCharType="begin"/>
      </w:r>
      <w:r>
        <w:instrText xml:space="preserve"> REF _Ref512095927 \h </w:instrText>
      </w:r>
      <w:r>
        <w:fldChar w:fldCharType="separate"/>
      </w:r>
      <w:r w:rsidR="0065317A" w:rsidRPr="003E5A2E">
        <w:t>Introdução</w:t>
      </w:r>
      <w:r>
        <w:fldChar w:fldCharType="end"/>
      </w:r>
      <w:r w:rsidR="006A2CFF">
        <w:t xml:space="preserve"> – introdução do relatório</w:t>
      </w:r>
      <w:ins w:id="28" w:author="Rui" w:date="2018-04-22T19:51:00Z">
        <w:r w:rsidR="00922D60">
          <w:t>,</w:t>
        </w:r>
      </w:ins>
    </w:p>
    <w:p w:rsidR="003B310E" w:rsidRDefault="006A2CFF" w:rsidP="003B310E">
      <w:pPr>
        <w:pStyle w:val="PargrafodaLista"/>
        <w:numPr>
          <w:ilvl w:val="1"/>
          <w:numId w:val="32"/>
        </w:numPr>
      </w:pPr>
      <w:r>
        <w:fldChar w:fldCharType="begin"/>
      </w:r>
      <w:r>
        <w:instrText xml:space="preserve"> REF _Ref512096447 \h </w:instrText>
      </w:r>
      <w:r>
        <w:fldChar w:fldCharType="separate"/>
      </w:r>
      <w:r w:rsidR="0065317A">
        <w:t>Enquadramentos</w:t>
      </w:r>
      <w:r>
        <w:fldChar w:fldCharType="end"/>
      </w:r>
      <w:r>
        <w:t xml:space="preserve"> – uma introdução a ideia do projeto, como também algumas inspirações pessoais</w:t>
      </w:r>
      <w:ins w:id="29" w:author="Rui" w:date="2018-04-22T19:51:00Z">
        <w:r w:rsidR="00922D60">
          <w:t>,</w:t>
        </w:r>
      </w:ins>
      <w:r>
        <w:t xml:space="preserve"> </w:t>
      </w:r>
    </w:p>
    <w:p w:rsidR="006A2CFF" w:rsidRDefault="006A2CFF" w:rsidP="003B310E">
      <w:pPr>
        <w:pStyle w:val="PargrafodaLista"/>
        <w:numPr>
          <w:ilvl w:val="1"/>
          <w:numId w:val="32"/>
        </w:numPr>
      </w:pPr>
      <w:r>
        <w:fldChar w:fldCharType="begin"/>
      </w:r>
      <w:r>
        <w:instrText xml:space="preserve"> REF _Ref512096502 \h </w:instrText>
      </w:r>
      <w:r>
        <w:fldChar w:fldCharType="separate"/>
      </w:r>
      <w:del w:id="30" w:author="Rui" w:date="2018-04-22T19:50:00Z">
        <w:r w:rsidR="0065317A" w:rsidDel="00922D60">
          <w:delText>Objectivos</w:delText>
        </w:r>
      </w:del>
      <w:ins w:id="31" w:author="Rui" w:date="2018-04-22T19:50:00Z">
        <w:r w:rsidR="00922D60">
          <w:t>Objetivos</w:t>
        </w:r>
      </w:ins>
      <w:r>
        <w:fldChar w:fldCharType="end"/>
      </w:r>
      <w:r>
        <w:t xml:space="preserve"> – os objetivos gerais e principais a desenvolver no projeto</w:t>
      </w:r>
      <w:ins w:id="32" w:author="Rui" w:date="2018-04-22T19:51:00Z">
        <w:r w:rsidR="00922D60">
          <w:t>.</w:t>
        </w:r>
      </w:ins>
      <w:r>
        <w:t xml:space="preserve"> </w:t>
      </w:r>
    </w:p>
    <w:p w:rsidR="00546BEB" w:rsidRDefault="006A2CFF" w:rsidP="006A2CFF">
      <w:pPr>
        <w:pStyle w:val="PargrafodaLista"/>
        <w:numPr>
          <w:ilvl w:val="0"/>
          <w:numId w:val="32"/>
        </w:numPr>
      </w:pPr>
      <w:r>
        <w:fldChar w:fldCharType="begin"/>
      </w:r>
      <w:r>
        <w:instrText xml:space="preserve"> REF _Ref512096628 \h </w:instrText>
      </w:r>
      <w:r>
        <w:fldChar w:fldCharType="separate"/>
      </w:r>
      <w:r w:rsidR="0065317A">
        <w:t>Formulação do Problema</w:t>
      </w:r>
      <w:r>
        <w:fldChar w:fldCharType="end"/>
      </w:r>
      <w:r>
        <w:t xml:space="preserve"> </w:t>
      </w:r>
      <w:r w:rsidR="00546BEB">
        <w:t>–</w:t>
      </w:r>
      <w:r>
        <w:t xml:space="preserve"> </w:t>
      </w:r>
      <w:r w:rsidR="00546BEB">
        <w:t>alguma informação sobre da aplicação IView</w:t>
      </w:r>
      <w:ins w:id="33" w:author="Rui" w:date="2018-04-22T19:51:00Z">
        <w:r w:rsidR="00922D60">
          <w:t>,</w:t>
        </w:r>
      </w:ins>
    </w:p>
    <w:p w:rsidR="006A2CFF" w:rsidRDefault="00546BEB" w:rsidP="00546BEB">
      <w:pPr>
        <w:pStyle w:val="PargrafodaLista"/>
        <w:numPr>
          <w:ilvl w:val="1"/>
          <w:numId w:val="32"/>
        </w:numPr>
      </w:pPr>
      <w:r w:rsidRPr="00546BEB">
        <w:fldChar w:fldCharType="begin"/>
      </w:r>
      <w:r w:rsidRPr="00546BEB">
        <w:instrText xml:space="preserve"> REF _Ref512096799 \h </w:instrText>
      </w:r>
      <w:r>
        <w:instrText xml:space="preserve"> \* MERGEFORMAT </w:instrText>
      </w:r>
      <w:r w:rsidRPr="00546BEB">
        <w:fldChar w:fldCharType="separate"/>
      </w:r>
      <w:r w:rsidR="0065317A" w:rsidRPr="0065317A">
        <w:t>Descrição do Projeto</w:t>
      </w:r>
      <w:r w:rsidRPr="00546BEB">
        <w:fldChar w:fldCharType="end"/>
      </w:r>
      <w:r>
        <w:t xml:space="preserve"> – os componentes que compõem a aplicação e as suas funcionalidades</w:t>
      </w:r>
      <w:ins w:id="34" w:author="Rui" w:date="2018-04-22T19:51:00Z">
        <w:r w:rsidR="00922D60">
          <w:t>,</w:t>
        </w:r>
      </w:ins>
    </w:p>
    <w:p w:rsidR="00546BEB" w:rsidRDefault="00546BEB" w:rsidP="00546BEB">
      <w:pPr>
        <w:pStyle w:val="PargrafodaLista"/>
        <w:numPr>
          <w:ilvl w:val="2"/>
          <w:numId w:val="32"/>
        </w:numPr>
      </w:pPr>
      <w:r>
        <w:fldChar w:fldCharType="begin"/>
      </w:r>
      <w:r>
        <w:instrText xml:space="preserve"> REF _Ref512096860 \h </w:instrText>
      </w:r>
      <w:r>
        <w:fldChar w:fldCharType="separate"/>
      </w:r>
      <w:r w:rsidR="0065317A" w:rsidRPr="003B310E">
        <w:rPr>
          <w:sz w:val="24"/>
        </w:rPr>
        <w:t xml:space="preserve">Componente </w:t>
      </w:r>
      <w:r w:rsidR="0065317A" w:rsidRPr="00922D60">
        <w:rPr>
          <w:i/>
          <w:sz w:val="24"/>
          <w:rPrChange w:id="35" w:author="Rui" w:date="2018-04-22T19:50:00Z">
            <w:rPr>
              <w:sz w:val="24"/>
            </w:rPr>
          </w:rPrChange>
        </w:rPr>
        <w:t>Web</w:t>
      </w:r>
      <w:r>
        <w:fldChar w:fldCharType="end"/>
      </w:r>
      <w:r>
        <w:t xml:space="preserve"> – o componente que </w:t>
      </w:r>
      <w:del w:id="36" w:author="Rui" w:date="2018-04-22T19:50:00Z">
        <w:r w:rsidDel="00922D60">
          <w:delText xml:space="preserve">correra </w:delText>
        </w:r>
      </w:del>
      <w:ins w:id="37" w:author="Rui" w:date="2018-04-22T19:50:00Z">
        <w:r w:rsidR="00922D60">
          <w:t>correr</w:t>
        </w:r>
        <w:r w:rsidR="00922D60">
          <w:t>á</w:t>
        </w:r>
        <w:r w:rsidR="00922D60">
          <w:t xml:space="preserve"> </w:t>
        </w:r>
      </w:ins>
      <w:r>
        <w:t>na internet</w:t>
      </w:r>
      <w:ins w:id="38" w:author="Rui" w:date="2018-04-22T19:50:00Z">
        <w:r w:rsidR="00922D60">
          <w:t>,</w:t>
        </w:r>
      </w:ins>
    </w:p>
    <w:p w:rsidR="00546BEB" w:rsidRDefault="00546BEB" w:rsidP="00546BEB">
      <w:pPr>
        <w:pStyle w:val="PargrafodaLista"/>
        <w:numPr>
          <w:ilvl w:val="2"/>
          <w:numId w:val="32"/>
        </w:numPr>
      </w:pPr>
      <w:r>
        <w:fldChar w:fldCharType="begin"/>
      </w:r>
      <w:r>
        <w:instrText xml:space="preserve"> REF _Ref512096897 \h </w:instrText>
      </w:r>
      <w:r>
        <w:fldChar w:fldCharType="separate"/>
      </w:r>
      <w:r w:rsidR="0065317A" w:rsidRPr="003B310E">
        <w:rPr>
          <w:sz w:val="24"/>
        </w:rPr>
        <w:t>Componente Móvel</w:t>
      </w:r>
      <w:r>
        <w:fldChar w:fldCharType="end"/>
      </w:r>
      <w:r>
        <w:t xml:space="preserve"> - o componente que </w:t>
      </w:r>
      <w:del w:id="39" w:author="Rui" w:date="2018-04-22T19:50:00Z">
        <w:r w:rsidDel="00922D60">
          <w:delText xml:space="preserve">correra </w:delText>
        </w:r>
      </w:del>
      <w:ins w:id="40" w:author="Rui" w:date="2018-04-22T19:50:00Z">
        <w:r w:rsidR="00922D60">
          <w:t>correr</w:t>
        </w:r>
        <w:r w:rsidR="00922D60">
          <w:t>á</w:t>
        </w:r>
        <w:r w:rsidR="00922D60">
          <w:t xml:space="preserve"> </w:t>
        </w:r>
      </w:ins>
      <w:r>
        <w:t>em dispositivos moveis</w:t>
      </w:r>
      <w:ins w:id="41" w:author="Rui" w:date="2018-04-22T19:51:00Z">
        <w:r w:rsidR="00922D60">
          <w:t>,</w:t>
        </w:r>
      </w:ins>
      <w:r>
        <w:t xml:space="preserve"> </w:t>
      </w:r>
    </w:p>
    <w:p w:rsidR="00546BEB" w:rsidRDefault="00546BEB" w:rsidP="00546BEB">
      <w:pPr>
        <w:pStyle w:val="PargrafodaLista"/>
        <w:numPr>
          <w:ilvl w:val="2"/>
          <w:numId w:val="32"/>
        </w:numPr>
      </w:pPr>
      <w:r>
        <w:fldChar w:fldCharType="begin"/>
      </w:r>
      <w:r>
        <w:instrText xml:space="preserve"> REF _Ref512096932 \h </w:instrText>
      </w:r>
      <w:r>
        <w:fldChar w:fldCharType="separate"/>
      </w:r>
      <w:r w:rsidR="0065317A" w:rsidRPr="003B310E">
        <w:rPr>
          <w:sz w:val="24"/>
        </w:rPr>
        <w:t>Requisitos Não Funcionais</w:t>
      </w:r>
      <w:r>
        <w:fldChar w:fldCharType="end"/>
      </w:r>
      <w:r>
        <w:t xml:space="preserve"> – alguns requisitos que serão considerados no desenvolvimento, mas que não serão garantidamente incluídos</w:t>
      </w:r>
      <w:ins w:id="42" w:author="Rui" w:date="2018-04-22T19:51:00Z">
        <w:r w:rsidR="00922D60">
          <w:t>.</w:t>
        </w:r>
      </w:ins>
    </w:p>
    <w:p w:rsidR="00546BEB" w:rsidRDefault="00546BEB" w:rsidP="00546BEB">
      <w:pPr>
        <w:pStyle w:val="PargrafodaLista"/>
        <w:numPr>
          <w:ilvl w:val="1"/>
          <w:numId w:val="32"/>
        </w:numPr>
      </w:pPr>
      <w:r>
        <w:fldChar w:fldCharType="begin"/>
      </w:r>
      <w:r>
        <w:instrText xml:space="preserve"> REF _Ref512097030 \h </w:instrText>
      </w:r>
      <w:r>
        <w:fldChar w:fldCharType="separate"/>
      </w:r>
      <w:r w:rsidR="0065317A">
        <w:t>Descrição da plataforma, modelos de desenvolvimentos</w:t>
      </w:r>
      <w:r>
        <w:fldChar w:fldCharType="end"/>
      </w:r>
      <w:r>
        <w:t xml:space="preserve"> – estabelecimento de algumas características essenciais da OutSytems, plataforma de desenvolvimento do projeto, incluindo algu</w:t>
      </w:r>
      <w:ins w:id="43" w:author="Rui" w:date="2018-04-22T19:51:00Z">
        <w:r w:rsidR="00922D60">
          <w:t>n</w:t>
        </w:r>
      </w:ins>
      <w:del w:id="44" w:author="Rui" w:date="2018-04-22T19:51:00Z">
        <w:r w:rsidDel="00922D60">
          <w:delText>ma</w:delText>
        </w:r>
      </w:del>
      <w:r>
        <w:t xml:space="preserve">s componentes </w:t>
      </w:r>
      <w:del w:id="45" w:author="Rui" w:date="2018-04-22T19:51:00Z">
        <w:r w:rsidDel="00922D60">
          <w:delText xml:space="preserve">essências </w:delText>
        </w:r>
      </w:del>
      <w:ins w:id="46" w:author="Rui" w:date="2018-04-22T19:51:00Z">
        <w:r w:rsidR="00922D60">
          <w:t>ess</w:t>
        </w:r>
        <w:r w:rsidR="00922D60">
          <w:t>e</w:t>
        </w:r>
        <w:r w:rsidR="00922D60">
          <w:t xml:space="preserve">nciais </w:t>
        </w:r>
      </w:ins>
      <w:r>
        <w:t>desta arquitetura</w:t>
      </w:r>
      <w:ins w:id="47" w:author="Rui" w:date="2018-04-22T19:51:00Z">
        <w:r w:rsidR="00922D60">
          <w:t>,</w:t>
        </w:r>
      </w:ins>
    </w:p>
    <w:p w:rsidR="00546BEB" w:rsidRDefault="00546BEB" w:rsidP="00546BEB">
      <w:pPr>
        <w:pStyle w:val="PargrafodaLista"/>
        <w:numPr>
          <w:ilvl w:val="2"/>
          <w:numId w:val="32"/>
        </w:numPr>
      </w:pPr>
      <w:r>
        <w:fldChar w:fldCharType="begin"/>
      </w:r>
      <w:r>
        <w:instrText xml:space="preserve"> REF _Ref512097107 \h </w:instrText>
      </w:r>
      <w:r>
        <w:fldChar w:fldCharType="separate"/>
      </w:r>
      <w:r w:rsidR="0065317A">
        <w:t>Code Generator</w:t>
      </w:r>
      <w:r>
        <w:fldChar w:fldCharType="end"/>
      </w:r>
      <w:r>
        <w:t xml:space="preserve"> – componente responsável por gerir código</w:t>
      </w:r>
      <w:ins w:id="48" w:author="Rui" w:date="2018-04-22T19:51:00Z">
        <w:r w:rsidR="00922D60">
          <w:t>,</w:t>
        </w:r>
      </w:ins>
    </w:p>
    <w:p w:rsidR="00546BEB" w:rsidRDefault="00546BEB" w:rsidP="00546BEB">
      <w:pPr>
        <w:pStyle w:val="PargrafodaLista"/>
        <w:numPr>
          <w:ilvl w:val="2"/>
          <w:numId w:val="32"/>
        </w:numPr>
      </w:pPr>
      <w:r>
        <w:fldChar w:fldCharType="begin"/>
      </w:r>
      <w:r>
        <w:instrText xml:space="preserve"> REF _Ref512097233 \h </w:instrText>
      </w:r>
      <w:r>
        <w:fldChar w:fldCharType="separate"/>
      </w:r>
      <w:r w:rsidR="0065317A">
        <w:t>Deployment Services</w:t>
      </w:r>
      <w:r>
        <w:fldChar w:fldCharType="end"/>
      </w:r>
      <w:r>
        <w:t xml:space="preserve"> - componente responsável por</w:t>
      </w:r>
      <w:r w:rsidR="00250413">
        <w:t xml:space="preserve"> implementar as aplicações geradas num servidor de aplicações</w:t>
      </w:r>
      <w:ins w:id="49" w:author="Rui" w:date="2018-04-22T19:51:00Z">
        <w:r w:rsidR="00922D60">
          <w:t>,</w:t>
        </w:r>
      </w:ins>
    </w:p>
    <w:p w:rsidR="00250413" w:rsidRDefault="00250413" w:rsidP="00546BEB">
      <w:pPr>
        <w:pStyle w:val="PargrafodaLista"/>
        <w:numPr>
          <w:ilvl w:val="2"/>
          <w:numId w:val="32"/>
        </w:numPr>
      </w:pPr>
      <w:r>
        <w:fldChar w:fldCharType="begin"/>
      </w:r>
      <w:r>
        <w:instrText xml:space="preserve"> REF _Ref512097521 \h </w:instrText>
      </w:r>
      <w:r>
        <w:fldChar w:fldCharType="separate"/>
      </w:r>
      <w:r w:rsidR="0065317A">
        <w:t>Applications Services</w:t>
      </w:r>
      <w:r>
        <w:fldChar w:fldCharType="end"/>
      </w:r>
      <w:r>
        <w:t xml:space="preserve"> – responsáveis por administra</w:t>
      </w:r>
      <w:ins w:id="50" w:author="Rui" w:date="2018-04-22T19:52:00Z">
        <w:r w:rsidR="00922D60">
          <w:t>r</w:t>
        </w:r>
      </w:ins>
      <w:r>
        <w:t xml:space="preserve"> a execução de </w:t>
      </w:r>
      <w:r w:rsidRPr="00922D60">
        <w:rPr>
          <w:i/>
          <w:rPrChange w:id="51" w:author="Rui" w:date="2018-04-22T19:52:00Z">
            <w:rPr/>
          </w:rPrChange>
        </w:rPr>
        <w:t>tasks</w:t>
      </w:r>
      <w:r>
        <w:t xml:space="preserve"> agendadas em lote e fornecem serviços de registro assíncrono para armazenar eventos como erros, auditorias e métricas de desempenho.</w:t>
      </w:r>
    </w:p>
    <w:p w:rsidR="00250413" w:rsidRDefault="00250413" w:rsidP="00250413">
      <w:pPr>
        <w:pStyle w:val="PargrafodaLista"/>
        <w:numPr>
          <w:ilvl w:val="0"/>
          <w:numId w:val="32"/>
        </w:numPr>
      </w:pPr>
      <w:r>
        <w:fldChar w:fldCharType="begin"/>
      </w:r>
      <w:r>
        <w:instrText xml:space="preserve"> REF _Ref512097650 \h </w:instrText>
      </w:r>
      <w:r>
        <w:fldChar w:fldCharType="separate"/>
      </w:r>
      <w:r w:rsidR="0065317A">
        <w:t>Solução Proposta - Grandes Ideias</w:t>
      </w:r>
      <w:r>
        <w:fldChar w:fldCharType="end"/>
      </w:r>
      <w:r>
        <w:t xml:space="preserve"> – como a aplicação é estruturada e executa as funcionalidades e requisitos já estabelecidos</w:t>
      </w:r>
      <w:ins w:id="52" w:author="Rui" w:date="2018-04-22T19:52:00Z">
        <w:r w:rsidR="00922D60">
          <w:t>.</w:t>
        </w:r>
      </w:ins>
    </w:p>
    <w:p w:rsidR="00603EF8" w:rsidRDefault="00250413" w:rsidP="00250413">
      <w:pPr>
        <w:pStyle w:val="PargrafodaLista"/>
        <w:numPr>
          <w:ilvl w:val="1"/>
          <w:numId w:val="32"/>
        </w:numPr>
      </w:pPr>
      <w:r>
        <w:fldChar w:fldCharType="begin"/>
      </w:r>
      <w:r>
        <w:instrText xml:space="preserve"> REF _Ref512097809 \h </w:instrText>
      </w:r>
      <w:r>
        <w:fldChar w:fldCharType="separate"/>
      </w:r>
      <w:r w:rsidR="0065317A">
        <w:t>Layers da OutSytesms</w:t>
      </w:r>
      <w:r>
        <w:fldChar w:fldCharType="end"/>
      </w:r>
      <w:r>
        <w:t xml:space="preserve"> – breve descrição da</w:t>
      </w:r>
      <w:del w:id="53" w:author="Rui" w:date="2018-04-22T19:52:00Z">
        <w:r w:rsidDel="00922D60">
          <w:delText>s</w:delText>
        </w:r>
      </w:del>
      <w:r>
        <w:t xml:space="preserve"> </w:t>
      </w:r>
      <w:del w:id="54" w:author="Rui" w:date="2018-04-22T19:52:00Z">
        <w:r w:rsidDel="00922D60">
          <w:delText xml:space="preserve">Quatro </w:delText>
        </w:r>
      </w:del>
      <w:ins w:id="55" w:author="Rui" w:date="2018-04-22T19:52:00Z">
        <w:r w:rsidR="00922D60">
          <w:t>4</w:t>
        </w:r>
        <w:r w:rsidR="00922D60">
          <w:t xml:space="preserve"> </w:t>
        </w:r>
      </w:ins>
      <w:r>
        <w:t xml:space="preserve">Layers Canvas, estrutura da OutSystems, e como </w:t>
      </w:r>
      <w:r w:rsidR="00603EF8">
        <w:t>esta é aplicada a IVIew</w:t>
      </w:r>
      <w:ins w:id="56" w:author="Rui" w:date="2018-04-22T19:52:00Z">
        <w:r w:rsidR="00922D60">
          <w:t>,</w:t>
        </w:r>
      </w:ins>
    </w:p>
    <w:p w:rsidR="00603EF8" w:rsidRDefault="00603EF8" w:rsidP="00250413">
      <w:pPr>
        <w:pStyle w:val="PargrafodaLista"/>
        <w:numPr>
          <w:ilvl w:val="1"/>
          <w:numId w:val="32"/>
        </w:numPr>
      </w:pPr>
      <w:r>
        <w:fldChar w:fldCharType="begin"/>
      </w:r>
      <w:r>
        <w:instrText xml:space="preserve"> REF _Ref512097913 \h </w:instrText>
      </w:r>
      <w:r>
        <w:fldChar w:fldCharType="separate"/>
      </w:r>
      <w:r w:rsidR="0065317A">
        <w:t>Base de dados</w:t>
      </w:r>
      <w:r>
        <w:fldChar w:fldCharType="end"/>
      </w:r>
      <w:r>
        <w:t xml:space="preserve"> – descrição e demonstração das entidades que compõem a base de dados da aplicação dividida em três partes, para simplificar a apresentação</w:t>
      </w:r>
      <w:ins w:id="57" w:author="Rui" w:date="2018-04-22T19:52:00Z">
        <w:r w:rsidR="00922D60">
          <w:t>,</w:t>
        </w:r>
      </w:ins>
    </w:p>
    <w:p w:rsidR="00603EF8" w:rsidRDefault="00603EF8" w:rsidP="00603EF8">
      <w:pPr>
        <w:pStyle w:val="PargrafodaLista"/>
        <w:numPr>
          <w:ilvl w:val="2"/>
          <w:numId w:val="32"/>
        </w:numPr>
      </w:pPr>
      <w:r>
        <w:fldChar w:fldCharType="begin"/>
      </w:r>
      <w:r>
        <w:instrText xml:space="preserve"> REF _Ref512097980 \h </w:instrText>
      </w:r>
      <w:r>
        <w:fldChar w:fldCharType="separate"/>
      </w:r>
      <w:r w:rsidR="0065317A">
        <w:t>Utilizadores</w:t>
      </w:r>
      <w:r>
        <w:fldChar w:fldCharType="end"/>
      </w:r>
      <w:r>
        <w:t xml:space="preserve"> – entidades sobre os utilizadores da aplicação, incluindo informação de candidatos e colaboradores</w:t>
      </w:r>
      <w:ins w:id="58" w:author="Rui" w:date="2018-04-22T19:52:00Z">
        <w:r w:rsidR="00922D60">
          <w:t>,</w:t>
        </w:r>
      </w:ins>
    </w:p>
    <w:p w:rsidR="007A4D26" w:rsidRDefault="00603EF8" w:rsidP="00FC667E">
      <w:pPr>
        <w:pStyle w:val="PargrafodaLista"/>
        <w:numPr>
          <w:ilvl w:val="2"/>
          <w:numId w:val="32"/>
        </w:numPr>
      </w:pPr>
      <w:r>
        <w:fldChar w:fldCharType="begin"/>
      </w:r>
      <w:r>
        <w:instrText xml:space="preserve"> REF _Ref512098035 \h </w:instrText>
      </w:r>
      <w:r>
        <w:fldChar w:fldCharType="separate"/>
      </w:r>
      <w:r w:rsidR="0065317A">
        <w:t>Vagas</w:t>
      </w:r>
      <w:r>
        <w:fldChar w:fldCharType="end"/>
      </w:r>
      <w:r>
        <w:t xml:space="preserve"> – entidades sobre vagas, aplicações e as estruturas das duas</w:t>
      </w:r>
      <w:ins w:id="59" w:author="Rui" w:date="2018-04-22T19:52:00Z">
        <w:r w:rsidR="00922D60">
          <w:t>,</w:t>
        </w:r>
      </w:ins>
      <w:r w:rsidR="00250413">
        <w:t xml:space="preserve"> </w:t>
      </w:r>
    </w:p>
    <w:p w:rsidR="004D5245" w:rsidRDefault="004D5245" w:rsidP="00FC667E">
      <w:pPr>
        <w:pStyle w:val="PargrafodaLista"/>
        <w:numPr>
          <w:ilvl w:val="2"/>
          <w:numId w:val="32"/>
        </w:numPr>
      </w:pPr>
      <w:r>
        <w:lastRenderedPageBreak/>
        <w:fldChar w:fldCharType="begin"/>
      </w:r>
      <w:r>
        <w:instrText xml:space="preserve"> REF _Ref512098137 \h </w:instrText>
      </w:r>
      <w:r>
        <w:fldChar w:fldCharType="separate"/>
      </w:r>
      <w:r w:rsidR="0065317A">
        <w:t>Eventos</w:t>
      </w:r>
      <w:r>
        <w:fldChar w:fldCharType="end"/>
      </w:r>
      <w:r>
        <w:t xml:space="preserve"> – entidades sobre os eventos e entrevistas</w:t>
      </w:r>
      <w:ins w:id="60" w:author="Rui" w:date="2018-04-22T19:52:00Z">
        <w:r w:rsidR="00922D60">
          <w:t>.</w:t>
        </w:r>
      </w:ins>
    </w:p>
    <w:p w:rsidR="000926D9" w:rsidRDefault="000926D9" w:rsidP="000926D9">
      <w:pPr>
        <w:pStyle w:val="PargrafodaLista"/>
        <w:numPr>
          <w:ilvl w:val="1"/>
          <w:numId w:val="32"/>
        </w:numPr>
      </w:pPr>
      <w:r>
        <w:fldChar w:fldCharType="begin"/>
      </w:r>
      <w:r>
        <w:instrText xml:space="preserve"> REF _Ref512098183 \h </w:instrText>
      </w:r>
      <w:r>
        <w:fldChar w:fldCharType="separate"/>
      </w:r>
      <w:r w:rsidR="0065317A">
        <w:t>Wireframes</w:t>
      </w:r>
      <w:r>
        <w:fldChar w:fldCharType="end"/>
      </w:r>
      <w:r>
        <w:t xml:space="preserve"> – alguns exemplos de </w:t>
      </w:r>
      <w:del w:id="61" w:author="Rui" w:date="2018-04-22T19:05:00Z">
        <w:r w:rsidDel="00673FD1">
          <w:delText>pagina</w:delText>
        </w:r>
      </w:del>
      <w:ins w:id="62" w:author="Rui" w:date="2018-04-22T19:05:00Z">
        <w:r w:rsidR="00673FD1">
          <w:t>página</w:t>
        </w:r>
      </w:ins>
      <w:r>
        <w:t>s, demonstrando a estrutura regular e a utilização das widgets, incluindo as razoes da utilização</w:t>
      </w:r>
      <w:ins w:id="63" w:author="Rui" w:date="2018-04-22T19:52:00Z">
        <w:r w:rsidR="00922D60">
          <w:t>.</w:t>
        </w:r>
      </w:ins>
    </w:p>
    <w:p w:rsidR="007A4D26" w:rsidRDefault="007A4D26" w:rsidP="00FC667E">
      <w:r>
        <w:br w:type="page"/>
      </w:r>
    </w:p>
    <w:p w:rsidR="007A4D26" w:rsidRDefault="007A4D26" w:rsidP="00FC667E">
      <w:pPr>
        <w:pStyle w:val="Cabealho1"/>
        <w:numPr>
          <w:ilvl w:val="0"/>
          <w:numId w:val="1"/>
        </w:numPr>
      </w:pPr>
      <w:bookmarkStart w:id="64" w:name="_Ref512096628"/>
      <w:bookmarkStart w:id="65" w:name="_Toc512102622"/>
      <w:r>
        <w:lastRenderedPageBreak/>
        <w:t>Formulação do Problema</w:t>
      </w:r>
      <w:bookmarkEnd w:id="64"/>
      <w:bookmarkEnd w:id="65"/>
    </w:p>
    <w:p w:rsidR="00C52DC7" w:rsidRDefault="00C52DC7" w:rsidP="00FC667E"/>
    <w:p w:rsidR="00F62FF1" w:rsidRPr="00C52DC7" w:rsidRDefault="00C52DC7" w:rsidP="003D20EE">
      <w:r w:rsidRPr="00C52DC7">
        <w:t>Estamos no início do novo capítulo. Aqui podemos colocar algum texto introdutório e de resumo do conteúdo do capítulo. Por exemplo, a secção</w:t>
      </w:r>
      <w:r w:rsidR="00F67905">
        <w:t xml:space="preserve"> 2.1 </w:t>
      </w:r>
      <w:r w:rsidRPr="00C52DC7">
        <w:t>trata aspe</w:t>
      </w:r>
      <w:del w:id="66" w:author="Rui" w:date="2018-04-22T19:53:00Z">
        <w:r w:rsidRPr="00C52DC7" w:rsidDel="00922D60">
          <w:delText>c</w:delText>
        </w:r>
      </w:del>
      <w:r w:rsidRPr="00C52DC7">
        <w:t>tos</w:t>
      </w:r>
      <w:r w:rsidR="003853B2">
        <w:t xml:space="preserve"> </w:t>
      </w:r>
      <w:r w:rsidRPr="00C52DC7">
        <w:t>referentes às citações de bib</w:t>
      </w:r>
      <w:r w:rsidR="00F67905">
        <w:t>liografia. Na secção 2.2</w:t>
      </w:r>
      <w:r w:rsidRPr="00C52DC7">
        <w:t xml:space="preserve"> apresenta-se um exemplo de enumeração de conteúdos.</w:t>
      </w:r>
      <w:r w:rsidR="003D20EE" w:rsidRPr="003D20EE">
        <w:t xml:space="preserve"> </w:t>
      </w:r>
      <w:r w:rsidR="003D20EE">
        <w:t>O uso de tabelas é exemplificado na secção 2.3. Nas secções 2.4 e 2.5 abordam-se expressões matemáticas e o uso de</w:t>
      </w:r>
      <w:r w:rsidR="00ED3B72">
        <w:t xml:space="preserve"> </w:t>
      </w:r>
      <w:r w:rsidR="003D20EE">
        <w:t>figuras de grandes dimensões.</w:t>
      </w:r>
    </w:p>
    <w:p w:rsidR="003B310E" w:rsidRPr="003B310E" w:rsidRDefault="003B310E" w:rsidP="003B310E">
      <w:pPr>
        <w:pStyle w:val="Cabealho1"/>
        <w:numPr>
          <w:ilvl w:val="1"/>
          <w:numId w:val="36"/>
        </w:numPr>
        <w:spacing w:before="200"/>
        <w:rPr>
          <w:sz w:val="26"/>
          <w:szCs w:val="26"/>
        </w:rPr>
      </w:pPr>
      <w:bookmarkStart w:id="67" w:name="_Toc512102623"/>
      <w:r w:rsidRPr="003B310E">
        <w:rPr>
          <w:sz w:val="26"/>
          <w:szCs w:val="26"/>
        </w:rPr>
        <w:t>Estado de arte</w:t>
      </w:r>
      <w:bookmarkStart w:id="68" w:name="_GoBack"/>
      <w:bookmarkEnd w:id="67"/>
      <w:bookmarkEnd w:id="68"/>
    </w:p>
    <w:p w:rsidR="005661C6" w:rsidRDefault="005661C6" w:rsidP="00D9518F">
      <w:r>
        <w:t xml:space="preserve">Em si um considerável numero de empresas, pelo menos as da área das tecnologias, utilizam uma aplicação semelhante a IView. </w:t>
      </w:r>
      <w:r w:rsidR="00756512">
        <w:t>Semelhante,</w:t>
      </w:r>
      <w:r>
        <w:t xml:space="preserve"> mas com um </w:t>
      </w:r>
      <w:r w:rsidR="00756512">
        <w:t>notável</w:t>
      </w:r>
      <w:r>
        <w:t xml:space="preserve"> numero de limitações que a IView </w:t>
      </w:r>
      <w:r w:rsidR="00756512">
        <w:t xml:space="preserve">não inclui. </w:t>
      </w:r>
    </w:p>
    <w:p w:rsidR="00756512" w:rsidRDefault="00756512" w:rsidP="00FC667E">
      <w:r>
        <w:tab/>
        <w:t xml:space="preserve">A mais notável é a interação entre candidato e colaborador, uma comunicação que não existe nas aplicações referidas. Estas aplicações são, normalmente, para a empresa </w:t>
      </w:r>
      <w:del w:id="69" w:author="Rui" w:date="2018-04-22T16:14:00Z">
        <w:r w:rsidDel="0065317A">
          <w:delText xml:space="preserve">manegar </w:delText>
        </w:r>
      </w:del>
      <w:ins w:id="70" w:author="Rui" w:date="2018-04-22T16:14:00Z">
        <w:r w:rsidR="0065317A">
          <w:t xml:space="preserve">gerir </w:t>
        </w:r>
      </w:ins>
      <w:r>
        <w:t>candidatos, os seus currículos e a partilha dos mesmos com clientes.</w:t>
      </w:r>
    </w:p>
    <w:p w:rsidR="002A744B" w:rsidRDefault="00756512" w:rsidP="00FC667E">
      <w:r>
        <w:tab/>
        <w:t xml:space="preserve">Ao não incluir qualquer tipo de comunicação entre as duas partes, adiciona-se dificuldade ao candidato de realizar qualquer alteração ao seu currículo e </w:t>
      </w:r>
      <w:del w:id="71" w:author="Rui" w:date="2018-04-22T17:29:00Z">
        <w:r w:rsidDel="00D5784C">
          <w:delText>dossier</w:delText>
        </w:r>
      </w:del>
      <w:ins w:id="72" w:author="Rui" w:date="2018-04-22T17:29:00Z">
        <w:r w:rsidR="00D5784C">
          <w:t>dossiê</w:t>
        </w:r>
      </w:ins>
      <w:r>
        <w:t xml:space="preserve"> de capacidades. </w:t>
      </w:r>
    </w:p>
    <w:p w:rsidR="00756512" w:rsidRDefault="00756512" w:rsidP="002A744B">
      <w:pPr>
        <w:ind w:firstLine="708"/>
      </w:pPr>
      <w:r>
        <w:t xml:space="preserve">Sendo que depois da alteração é necessário partilhar </w:t>
      </w:r>
      <w:del w:id="73" w:author="Rui" w:date="2018-04-22T16:19:00Z">
        <w:r w:rsidDel="00362BC3">
          <w:delText>o dois</w:delText>
        </w:r>
      </w:del>
      <w:ins w:id="74" w:author="Rui" w:date="2018-04-22T16:19:00Z">
        <w:r w:rsidR="00362BC3">
          <w:t>ambos</w:t>
        </w:r>
      </w:ins>
      <w:r>
        <w:t xml:space="preserve"> com um colaborador por email, o que não só não garante que os ficheiros atualizados sejam utilizados em próximas partilhas com clientes, como não garante que estes ficheiros sejam considerados em qualquer situação.</w:t>
      </w:r>
    </w:p>
    <w:p w:rsidR="00B47114" w:rsidRDefault="002A744B" w:rsidP="00FC667E">
      <w:r>
        <w:tab/>
        <w:t xml:space="preserve">Continuando da limitação anterior, estas aplicações funcionam unicamente com </w:t>
      </w:r>
      <w:r w:rsidR="00D5784C">
        <w:t>dossi</w:t>
      </w:r>
      <w:ins w:id="75" w:author="Rui" w:date="2018-04-22T17:22:00Z">
        <w:r w:rsidR="00D5784C">
          <w:t>ês</w:t>
        </w:r>
      </w:ins>
      <w:del w:id="76" w:author="Rui" w:date="2018-04-22T17:22:00Z">
        <w:r w:rsidR="00D5784C" w:rsidDel="00D5784C">
          <w:delText>eres</w:delText>
        </w:r>
      </w:del>
      <w:r>
        <w:t xml:space="preserve"> de capacidades em formato PDF. </w:t>
      </w:r>
      <w:r w:rsidR="00B47114">
        <w:t xml:space="preserve">Assim não só </w:t>
      </w:r>
      <w:del w:id="77" w:author="Rui" w:date="2018-04-22T16:21:00Z">
        <w:r w:rsidR="00B47114" w:rsidDel="00362BC3">
          <w:delText>é adicionado alguma dificuldade de</w:delText>
        </w:r>
      </w:del>
      <w:ins w:id="78" w:author="Rui" w:date="2018-04-22T16:21:00Z">
        <w:r w:rsidR="00362BC3">
          <w:t>dificulta a</w:t>
        </w:r>
      </w:ins>
      <w:r w:rsidR="00B47114">
        <w:t xml:space="preserve"> atualização do </w:t>
      </w:r>
      <w:del w:id="79" w:author="Rui" w:date="2018-04-22T17:29:00Z">
        <w:r w:rsidR="00B47114" w:rsidDel="00D5784C">
          <w:delText>dossier</w:delText>
        </w:r>
      </w:del>
      <w:ins w:id="80" w:author="Rui" w:date="2018-04-22T17:29:00Z">
        <w:r w:rsidR="00D5784C">
          <w:t>dossiê</w:t>
        </w:r>
      </w:ins>
      <w:r w:rsidR="00B47114">
        <w:t xml:space="preserve">, </w:t>
      </w:r>
      <w:ins w:id="81" w:author="Rui" w:date="2018-04-22T16:22:00Z">
        <w:r w:rsidR="00362BC3">
          <w:t xml:space="preserve">como </w:t>
        </w:r>
      </w:ins>
      <w:r w:rsidR="00B47114">
        <w:t xml:space="preserve">não é incluindo qualquer mecanismo que filtra informação desnecessária e/ou repetida e não indica que tipos de tecnologias a empresa procura, ou pelo menos considera importantes. </w:t>
      </w:r>
    </w:p>
    <w:p w:rsidR="002A744B" w:rsidRDefault="00B47114" w:rsidP="00B47114">
      <w:pPr>
        <w:ind w:firstLine="708"/>
      </w:pPr>
      <w:r>
        <w:t>Regularmente as bas</w:t>
      </w:r>
      <w:del w:id="82" w:author="Rui" w:date="2018-04-22T17:10:00Z">
        <w:r w:rsidDel="00E10F12">
          <w:delText>s</w:delText>
        </w:r>
      </w:del>
      <w:r>
        <w:t xml:space="preserve">es do </w:t>
      </w:r>
      <w:del w:id="83" w:author="Rui" w:date="2018-04-22T17:29:00Z">
        <w:r w:rsidDel="00D5784C">
          <w:delText>dossier</w:delText>
        </w:r>
      </w:del>
      <w:ins w:id="84" w:author="Rui" w:date="2018-04-22T17:29:00Z">
        <w:r w:rsidR="00D5784C">
          <w:t>dossiê</w:t>
        </w:r>
      </w:ins>
      <w:r>
        <w:t>, não expressa</w:t>
      </w:r>
      <w:ins w:id="85" w:author="Rui" w:date="2018-04-22T17:10:00Z">
        <w:r w:rsidR="00B83242">
          <w:t>m</w:t>
        </w:r>
      </w:ins>
      <w:r>
        <w:t xml:space="preserve"> certa informação que pode ser importante para o candidato preencher o mesmo. Dois exemplos simples seria</w:t>
      </w:r>
      <w:ins w:id="86" w:author="Rui" w:date="2018-04-22T17:11:00Z">
        <w:r w:rsidR="00B83242">
          <w:t>m</w:t>
        </w:r>
      </w:ins>
      <w:r>
        <w:t>:</w:t>
      </w:r>
    </w:p>
    <w:p w:rsidR="00B47114" w:rsidRDefault="00B47114" w:rsidP="00B47114">
      <w:pPr>
        <w:pStyle w:val="PargrafodaLista"/>
        <w:numPr>
          <w:ilvl w:val="0"/>
          <w:numId w:val="16"/>
        </w:numPr>
      </w:pPr>
      <w:r>
        <w:t>Como um candidato demonstra que tem experiencia com uma tecnologia que não chega a um ano. Ou mesmo quando est</w:t>
      </w:r>
      <w:del w:id="87" w:author="Rui" w:date="2018-04-22T17:11:00Z">
        <w:r w:rsidDel="00B83242">
          <w:delText>a</w:delText>
        </w:r>
      </w:del>
      <w:ins w:id="88" w:author="Rui" w:date="2018-04-22T17:12:00Z">
        <w:r w:rsidR="00B83242">
          <w:t>á</w:t>
        </w:r>
      </w:ins>
      <w:r>
        <w:t xml:space="preserve"> entre um ano e o ano seguinte, deve</w:t>
      </w:r>
      <w:r w:rsidR="00B83242">
        <w:t>-se</w:t>
      </w:r>
      <w:r>
        <w:t xml:space="preserve"> arredondar para cima ou para baixo?</w:t>
      </w:r>
    </w:p>
    <w:p w:rsidR="00B47114" w:rsidRDefault="00322A2F" w:rsidP="00B83242">
      <w:pPr>
        <w:pStyle w:val="PargrafodaLista"/>
        <w:numPr>
          <w:ilvl w:val="0"/>
          <w:numId w:val="16"/>
        </w:numPr>
      </w:pPr>
      <w:del w:id="89" w:author="Rui" w:date="2018-04-22T17:12:00Z">
        <w:r w:rsidDel="00B83242">
          <w:delText xml:space="preserve">Regularmente </w:delText>
        </w:r>
      </w:del>
      <w:ins w:id="90" w:author="Rui" w:date="2018-04-22T17:12:00Z">
        <w:r w:rsidR="00B83242">
          <w:t xml:space="preserve">Muitas vezes </w:t>
        </w:r>
      </w:ins>
      <w:r>
        <w:t>é requisitado que o candidato express</w:t>
      </w:r>
      <w:ins w:id="91" w:author="Rui" w:date="2018-04-22T17:12:00Z">
        <w:r w:rsidR="00B83242">
          <w:t>e</w:t>
        </w:r>
      </w:ins>
      <w:del w:id="92" w:author="Rui" w:date="2018-04-22T17:12:00Z">
        <w:r w:rsidDel="00B83242">
          <w:delText>a</w:delText>
        </w:r>
      </w:del>
      <w:r>
        <w:t xml:space="preserve"> a sua capacidade em níveis, mas não é estabelecido o que cada nível implica</w:t>
      </w:r>
      <w:ins w:id="93" w:author="Rui" w:date="2018-04-22T17:13:00Z">
        <w:r w:rsidR="00B83242">
          <w:t>.</w:t>
        </w:r>
      </w:ins>
    </w:p>
    <w:p w:rsidR="00322A2F" w:rsidRDefault="00756512" w:rsidP="00FC667E">
      <w:r>
        <w:tab/>
      </w:r>
    </w:p>
    <w:p w:rsidR="00322A2F" w:rsidRDefault="00322A2F" w:rsidP="00322A2F">
      <w:pPr>
        <w:ind w:firstLine="708"/>
      </w:pPr>
      <w:r>
        <w:lastRenderedPageBreak/>
        <w:t xml:space="preserve">Mesmo que esta falta de informação não pareça importante, deve-se considerar que um candidato pode ser alguém que </w:t>
      </w:r>
      <w:del w:id="94" w:author="Rui" w:date="2018-04-22T17:15:00Z">
        <w:r w:rsidDel="00B83242">
          <w:delText>tenha agora mesmo entrado</w:delText>
        </w:r>
      </w:del>
      <w:ins w:id="95" w:author="Rui" w:date="2018-04-22T17:15:00Z">
        <w:r w:rsidR="00B83242">
          <w:t>esteja a entrar agora</w:t>
        </w:r>
      </w:ins>
      <w:r>
        <w:t xml:space="preserve"> no mercado d</w:t>
      </w:r>
      <w:ins w:id="96" w:author="Rui" w:date="2018-04-22T17:15:00Z">
        <w:r w:rsidR="00B83242">
          <w:t>e</w:t>
        </w:r>
      </w:ins>
      <w:del w:id="97" w:author="Rui" w:date="2018-04-22T17:15:00Z">
        <w:r w:rsidDel="00B83242">
          <w:delText>o</w:delText>
        </w:r>
      </w:del>
      <w:r>
        <w:t xml:space="preserve"> trabalho e ainda não saiba como tratar esta situação.</w:t>
      </w:r>
    </w:p>
    <w:p w:rsidR="006C0EEA" w:rsidRDefault="00756512" w:rsidP="00322A2F">
      <w:pPr>
        <w:ind w:firstLine="708"/>
      </w:pPr>
      <w:r>
        <w:t>Estas aplicações também</w:t>
      </w:r>
      <w:r w:rsidR="002A744B">
        <w:t xml:space="preserve"> não</w:t>
      </w:r>
      <w:r>
        <w:t xml:space="preserve"> incluem qualquer tipo </w:t>
      </w:r>
      <w:r w:rsidR="002A744B">
        <w:t>de funcionalidade de marcação de entrevistas, com algumas utilizando o Google Calend</w:t>
      </w:r>
      <w:ins w:id="98" w:author="Rui" w:date="2018-04-22T17:16:00Z">
        <w:r w:rsidR="00B83242">
          <w:t>a</w:t>
        </w:r>
      </w:ins>
      <w:del w:id="99" w:author="Rui" w:date="2018-04-22T17:16:00Z">
        <w:r w:rsidR="002A744B" w:rsidDel="00B83242">
          <w:delText>e</w:delText>
        </w:r>
      </w:del>
      <w:r w:rsidR="002A744B">
        <w:t>r</w:t>
      </w:r>
      <w:r w:rsidR="00322A2F">
        <w:t xml:space="preserve">. As que não utilizam qualquer mecanismo permitem que </w:t>
      </w:r>
      <w:del w:id="100" w:author="Rui" w:date="2018-04-22T17:16:00Z">
        <w:r w:rsidR="006C0EEA" w:rsidDel="00B83242">
          <w:delText xml:space="preserve">qualquer </w:delText>
        </w:r>
      </w:del>
      <w:ins w:id="101" w:author="Rui" w:date="2018-04-22T17:16:00Z">
        <w:r w:rsidR="00B83242">
          <w:t xml:space="preserve">uma </w:t>
        </w:r>
      </w:ins>
      <w:r w:rsidR="006C0EEA">
        <w:t xml:space="preserve">falha de comunicação entre as duas partes interessadas leve a </w:t>
      </w:r>
      <w:ins w:id="102" w:author="Rui" w:date="2018-04-22T17:17:00Z">
        <w:r w:rsidR="00B83242">
          <w:t xml:space="preserve">que a </w:t>
        </w:r>
      </w:ins>
      <w:r w:rsidR="006C0EEA">
        <w:t>entrevista não ocorr</w:t>
      </w:r>
      <w:ins w:id="103" w:author="Rui" w:date="2018-04-22T17:17:00Z">
        <w:r w:rsidR="00B83242">
          <w:t>a</w:t>
        </w:r>
      </w:ins>
      <w:del w:id="104" w:author="Rui" w:date="2018-04-22T17:17:00Z">
        <w:r w:rsidR="006C0EEA" w:rsidDel="00B83242">
          <w:delText>er</w:delText>
        </w:r>
      </w:del>
      <w:r w:rsidR="006C0EEA">
        <w:t xml:space="preserve">, ou </w:t>
      </w:r>
      <w:ins w:id="105" w:author="Rui" w:date="2018-04-22T17:17:00Z">
        <w:r w:rsidR="00B83242">
          <w:t xml:space="preserve">que </w:t>
        </w:r>
      </w:ins>
      <w:r w:rsidR="006C0EEA">
        <w:t>não ocorr</w:t>
      </w:r>
      <w:ins w:id="106" w:author="Rui" w:date="2018-04-22T17:17:00Z">
        <w:r w:rsidR="00B83242">
          <w:t>a</w:t>
        </w:r>
      </w:ins>
      <w:del w:id="107" w:author="Rui" w:date="2018-04-22T17:17:00Z">
        <w:r w:rsidR="006C0EEA" w:rsidDel="00B83242">
          <w:delText>er</w:delText>
        </w:r>
      </w:del>
      <w:r w:rsidR="006C0EEA">
        <w:t xml:space="preserve"> como desejado pelas duas partes.</w:t>
      </w:r>
    </w:p>
    <w:p w:rsidR="006C0EEA" w:rsidRDefault="006C0EEA" w:rsidP="00322A2F">
      <w:pPr>
        <w:ind w:firstLine="708"/>
      </w:pPr>
      <w:r>
        <w:t xml:space="preserve"> Os que utilizam o Google Calend</w:t>
      </w:r>
      <w:ins w:id="108" w:author="Rui" w:date="2018-04-22T17:17:00Z">
        <w:r w:rsidR="00B83242">
          <w:t>a</w:t>
        </w:r>
      </w:ins>
      <w:del w:id="109" w:author="Rui" w:date="2018-04-22T17:17:00Z">
        <w:r w:rsidDel="00B83242">
          <w:delText>e</w:delText>
        </w:r>
      </w:del>
      <w:r>
        <w:t>r conseguem ultrapassar esta limitação, mas o candidato fica dependente, por completo, de receber um convite, que pode causar problemas.</w:t>
      </w:r>
    </w:p>
    <w:p w:rsidR="00756512" w:rsidRDefault="006C0EEA" w:rsidP="00322A2F">
      <w:pPr>
        <w:ind w:firstLine="708"/>
      </w:pPr>
      <w:r>
        <w:t>Um exemplo que ocorreu a um dos alunos a realizar este projeto, Diogo Aires, demonstra este problema. Sendo que tinha sido estabelecido uma entrevista, mas o convite nunca tinha chegado ao próprio, só depois de conseguir entrar em contacto com</w:t>
      </w:r>
      <w:ins w:id="110" w:author="Rui" w:date="2018-04-22T17:18:00Z">
        <w:r w:rsidR="00B83242">
          <w:t xml:space="preserve"> o</w:t>
        </w:r>
      </w:ins>
      <w:r>
        <w:t xml:space="preserve"> colaborador com quem tinha sido estabelecido a entrevista</w:t>
      </w:r>
      <w:r w:rsidR="00E56E6F">
        <w:t>, f</w:t>
      </w:r>
      <w:ins w:id="111" w:author="Rui" w:date="2018-04-22T17:18:00Z">
        <w:r w:rsidR="00B83242">
          <w:t>o</w:t>
        </w:r>
      </w:ins>
      <w:del w:id="112" w:author="Rui" w:date="2018-04-22T17:18:00Z">
        <w:r w:rsidR="00E56E6F" w:rsidDel="00B83242">
          <w:delText>u</w:delText>
        </w:r>
      </w:del>
      <w:r w:rsidR="00E56E6F">
        <w:t xml:space="preserve">i encontrado o erro, o convite tinha sido enviado para </w:t>
      </w:r>
      <w:ins w:id="113" w:author="Rui" w:date="2018-04-22T17:18:00Z">
        <w:r w:rsidR="00B83242">
          <w:t>o</w:t>
        </w:r>
      </w:ins>
      <w:del w:id="114" w:author="Rui" w:date="2018-04-22T17:18:00Z">
        <w:r w:rsidR="00E56E6F" w:rsidDel="00B83242">
          <w:delText>um</w:delText>
        </w:r>
      </w:del>
      <w:r w:rsidR="00E56E6F">
        <w:t xml:space="preserve"> email d</w:t>
      </w:r>
      <w:ins w:id="115" w:author="Rui" w:date="2018-04-22T17:19:00Z">
        <w:r w:rsidR="00B83242">
          <w:t xml:space="preserve">e </w:t>
        </w:r>
      </w:ins>
      <w:r w:rsidR="00E56E6F">
        <w:t>outro individuo.</w:t>
      </w:r>
    </w:p>
    <w:p w:rsidR="00E56E6F" w:rsidRDefault="00E56E6F" w:rsidP="00322A2F">
      <w:pPr>
        <w:ind w:firstLine="708"/>
      </w:pPr>
      <w:r>
        <w:t>Durante o processo de investigação foram encontradas duas aplicações que permitem a comunicação entre candidato e colaborador.</w:t>
      </w:r>
    </w:p>
    <w:p w:rsidR="00E56E6F" w:rsidRDefault="00C80AC2" w:rsidP="00C80AC2">
      <w:pPr>
        <w:ind w:firstLine="708"/>
      </w:pPr>
      <w:r>
        <w:t xml:space="preserve">A primeira </w:t>
      </w:r>
      <w:r w:rsidR="00AF42CB">
        <w:t>é a anteriormente referida</w:t>
      </w:r>
      <w:r>
        <w:t xml:space="preserve"> “Portal de Emprego”</w:t>
      </w:r>
      <w:sdt>
        <w:sdtPr>
          <w:id w:val="1991506885"/>
          <w:citation/>
        </w:sdtPr>
        <w:sdtEndPr/>
        <w:sdtContent>
          <w:r w:rsidR="00AF42CB">
            <w:fldChar w:fldCharType="begin"/>
          </w:r>
          <w:r w:rsidR="00AF42CB">
            <w:instrText xml:space="preserve"> CITATION Min18 \l 2070 </w:instrText>
          </w:r>
          <w:r w:rsidR="00AF42CB">
            <w:fldChar w:fldCharType="separate"/>
          </w:r>
          <w:r w:rsidR="008E1176">
            <w:rPr>
              <w:noProof/>
            </w:rPr>
            <w:t xml:space="preserve"> </w:t>
          </w:r>
          <w:r w:rsidR="008E1176" w:rsidRPr="008E1176">
            <w:rPr>
              <w:noProof/>
            </w:rPr>
            <w:t>[1]</w:t>
          </w:r>
          <w:r w:rsidR="00AF42CB">
            <w:fldChar w:fldCharType="end"/>
          </w:r>
        </w:sdtContent>
      </w:sdt>
      <w:r>
        <w:t xml:space="preserve"> estabelecido pela Mind Source</w:t>
      </w:r>
      <w:r w:rsidR="00AF42CB">
        <w:t>.</w:t>
      </w:r>
      <w:r w:rsidR="0025572A">
        <w:t xml:space="preserve"> </w:t>
      </w:r>
      <w:r w:rsidR="001F071F">
        <w:t>Esta permitia aos candidatos duas funcionalidades principais:</w:t>
      </w:r>
    </w:p>
    <w:p w:rsidR="001F071F" w:rsidRDefault="001F071F" w:rsidP="001F071F">
      <w:pPr>
        <w:pStyle w:val="PargrafodaLista"/>
        <w:numPr>
          <w:ilvl w:val="0"/>
          <w:numId w:val="17"/>
        </w:numPr>
      </w:pPr>
      <w:del w:id="116" w:author="Rui" w:date="2018-04-22T17:19:00Z">
        <w:r w:rsidDel="00B83242">
          <w:delText xml:space="preserve">Manegar </w:delText>
        </w:r>
      </w:del>
      <w:ins w:id="117" w:author="Rui" w:date="2018-04-22T17:19:00Z">
        <w:r w:rsidR="00B83242">
          <w:t xml:space="preserve">Gerir </w:t>
        </w:r>
      </w:ins>
      <w:r>
        <w:t>ficheiros, currículos e dossiês, assim quebrando a necessidade de comunicar com um colaborador cada vez que se deseja realizar uma atualização</w:t>
      </w:r>
      <w:r w:rsidR="006D5112">
        <w:t xml:space="preserve"> de um dos ficheiros</w:t>
      </w:r>
    </w:p>
    <w:p w:rsidR="006D5112" w:rsidRDefault="006D5112" w:rsidP="001F071F">
      <w:pPr>
        <w:pStyle w:val="PargrafodaLista"/>
        <w:numPr>
          <w:ilvl w:val="0"/>
          <w:numId w:val="17"/>
        </w:numPr>
      </w:pPr>
      <w:r>
        <w:t xml:space="preserve">Verificar vagas disponíveis e aplicar-se </w:t>
      </w:r>
      <w:ins w:id="118" w:author="Rui" w:date="2018-04-22T17:23:00Z">
        <w:r w:rsidR="00D5784C">
          <w:t>à</w:t>
        </w:r>
      </w:ins>
      <w:del w:id="119" w:author="Rui" w:date="2018-04-22T17:23:00Z">
        <w:r w:rsidDel="00D5784C">
          <w:delText>a</w:delText>
        </w:r>
      </w:del>
      <w:r>
        <w:t>s mesmas</w:t>
      </w:r>
    </w:p>
    <w:p w:rsidR="006D5112" w:rsidRDefault="006D5112" w:rsidP="006D5112">
      <w:pPr>
        <w:ind w:firstLine="708"/>
      </w:pPr>
      <w:r>
        <w:t xml:space="preserve">Mas estas funcionalidades têm limitações importantes, </w:t>
      </w:r>
      <w:ins w:id="120" w:author="Rui" w:date="2018-04-22T17:24:00Z">
        <w:r w:rsidR="00D5784C">
          <w:t xml:space="preserve">por </w:t>
        </w:r>
      </w:ins>
      <w:del w:id="121" w:author="Rui" w:date="2018-04-22T17:24:00Z">
        <w:r w:rsidDel="00D5784C">
          <w:delText>n</w:delText>
        </w:r>
      </w:del>
      <w:r>
        <w:t>um lado</w:t>
      </w:r>
      <w:ins w:id="122" w:author="Rui" w:date="2018-04-22T17:24:00Z">
        <w:r w:rsidR="00D5784C">
          <w:t>,</w:t>
        </w:r>
      </w:ins>
      <w:r>
        <w:t xml:space="preserve"> não indica qu</w:t>
      </w:r>
      <w:ins w:id="123" w:author="Rui" w:date="2018-04-22T17:24:00Z">
        <w:r w:rsidR="00D5784C">
          <w:t>e</w:t>
        </w:r>
      </w:ins>
      <w:del w:id="124" w:author="Rui" w:date="2018-04-22T17:24:00Z">
        <w:r w:rsidDel="00D5784C">
          <w:delText>ês</w:delText>
        </w:r>
      </w:del>
      <w:r>
        <w:t xml:space="preserve"> ficheiros o candidato deve incluir e qual a sua estrutura. Já para as aplicações, a informação fornecida sobre a mesma é bastante limitada, sendo que só </w:t>
      </w:r>
      <w:del w:id="125" w:author="Rui" w:date="2018-04-22T17:26:00Z">
        <w:r w:rsidDel="00D5784C">
          <w:delText xml:space="preserve">estabelecido </w:delText>
        </w:r>
      </w:del>
      <w:ins w:id="126" w:author="Rui" w:date="2018-04-22T17:26:00Z">
        <w:r w:rsidR="00D5784C">
          <w:t xml:space="preserve">indica </w:t>
        </w:r>
      </w:ins>
      <w:r>
        <w:t xml:space="preserve">que </w:t>
      </w:r>
      <w:del w:id="127" w:author="Rui" w:date="2018-04-22T17:25:00Z">
        <w:r w:rsidDel="00D5784C">
          <w:delText>a</w:delText>
        </w:r>
      </w:del>
      <w:r>
        <w:t xml:space="preserve"> aplicações est</w:t>
      </w:r>
      <w:ins w:id="128" w:author="Rui" w:date="2018-04-22T17:26:00Z">
        <w:r w:rsidR="00D5784C">
          <w:t>ão</w:t>
        </w:r>
      </w:ins>
      <w:del w:id="129" w:author="Rui" w:date="2018-04-22T17:26:00Z">
        <w:r w:rsidDel="00D5784C">
          <w:delText>a</w:delText>
        </w:r>
      </w:del>
      <w:r>
        <w:t xml:space="preserve"> a ocorrer, mas mais nada. </w:t>
      </w:r>
    </w:p>
    <w:p w:rsidR="002A744B" w:rsidRDefault="002A744B" w:rsidP="00FC667E">
      <w:r>
        <w:tab/>
        <w:t xml:space="preserve"> </w:t>
      </w:r>
      <w:r w:rsidR="001815F6">
        <w:t>Outra aplicação é uma aplicação de gerir perfil</w:t>
      </w:r>
      <w:del w:id="130" w:author="Rui" w:date="2018-04-22T17:26:00Z">
        <w:r w:rsidR="001815F6" w:rsidDel="00D5784C">
          <w:delText>e</w:delText>
        </w:r>
      </w:del>
      <w:r w:rsidR="001815F6">
        <w:t xml:space="preserve"> produzida pela Randstrand </w:t>
      </w:r>
      <w:sdt>
        <w:sdtPr>
          <w:id w:val="-1071576854"/>
          <w:citation/>
        </w:sdtPr>
        <w:sdtEndPr/>
        <w:sdtContent>
          <w:r w:rsidR="001815F6">
            <w:fldChar w:fldCharType="begin"/>
          </w:r>
          <w:r w:rsidR="001815F6">
            <w:instrText xml:space="preserve"> CITATION Ran18 \l 2070 </w:instrText>
          </w:r>
          <w:r w:rsidR="001815F6">
            <w:fldChar w:fldCharType="separate"/>
          </w:r>
          <w:r w:rsidR="008E1176" w:rsidRPr="008E1176">
            <w:rPr>
              <w:noProof/>
            </w:rPr>
            <w:t>[2]</w:t>
          </w:r>
          <w:r w:rsidR="001815F6">
            <w:fldChar w:fldCharType="end"/>
          </w:r>
        </w:sdtContent>
      </w:sdt>
      <w:r w:rsidR="001815F6">
        <w:t>. Esta aplicação não inclui qualquer capacidade de verificar vagas e aplicações, estando limitado unicamente a construir e gerir</w:t>
      </w:r>
      <w:ins w:id="131" w:author="Rui" w:date="2018-04-22T17:27:00Z">
        <w:r w:rsidR="00D5784C">
          <w:t xml:space="preserve"> o</w:t>
        </w:r>
      </w:ins>
      <w:r w:rsidR="001815F6">
        <w:t xml:space="preserve"> perfil do candidato.</w:t>
      </w:r>
    </w:p>
    <w:p w:rsidR="00A224E1" w:rsidRDefault="001815F6" w:rsidP="00FC667E">
      <w:r>
        <w:tab/>
      </w:r>
      <w:r w:rsidR="00A224E1">
        <w:t>Esta aplicação permite um desenvolvimento do currículo e dossi</w:t>
      </w:r>
      <w:ins w:id="132" w:author="Rui" w:date="2018-04-22T17:27:00Z">
        <w:r w:rsidR="00D5784C">
          <w:t>ê</w:t>
        </w:r>
      </w:ins>
      <w:del w:id="133" w:author="Rui" w:date="2018-04-22T17:27:00Z">
        <w:r w:rsidR="00A224E1" w:rsidDel="00D5784C">
          <w:delText>er</w:delText>
        </w:r>
      </w:del>
      <w:r w:rsidR="00A224E1">
        <w:t xml:space="preserve"> de capacidades muito mais fácil e de fazer alterações sobre o mesmo. </w:t>
      </w:r>
    </w:p>
    <w:p w:rsidR="00A224E1" w:rsidRDefault="00A224E1" w:rsidP="00A224E1">
      <w:pPr>
        <w:ind w:firstLine="708"/>
      </w:pPr>
      <w:r>
        <w:t xml:space="preserve">Mas </w:t>
      </w:r>
      <w:del w:id="134" w:author="Rui" w:date="2018-04-22T17:28:00Z">
        <w:r w:rsidDel="00D5784C">
          <w:delText xml:space="preserve">infelizmente sendo que </w:delText>
        </w:r>
      </w:del>
      <w:r>
        <w:t>a Randstrand não é uma empresa na área das tecnologias, por isso o perfil inclui um extenso raio de informações que torna a formação do perfil um pouco mais complexo.</w:t>
      </w:r>
    </w:p>
    <w:p w:rsidR="001815F6" w:rsidRDefault="00A224E1" w:rsidP="00FC667E">
      <w:r>
        <w:tab/>
        <w:t>Uma vertente do dossi</w:t>
      </w:r>
      <w:ins w:id="135" w:author="Rui" w:date="2018-04-22T17:29:00Z">
        <w:r w:rsidR="00D5784C">
          <w:t>ê</w:t>
        </w:r>
      </w:ins>
      <w:del w:id="136" w:author="Rui" w:date="2018-04-22T17:29:00Z">
        <w:r w:rsidDel="00D5784C">
          <w:delText>er</w:delText>
        </w:r>
      </w:del>
      <w:r>
        <w:t xml:space="preserve"> de capacidades para a área da informática que a Randstrand não inclui na sua aplicação é a lista de aplicações desenvolvidas. Uma vertente importante que </w:t>
      </w:r>
      <w:r>
        <w:lastRenderedPageBreak/>
        <w:t>demonstra numa forma pr</w:t>
      </w:r>
      <w:ins w:id="137" w:author="Rui" w:date="2018-04-22T17:30:00Z">
        <w:r w:rsidR="005E2DD8">
          <w:t>á</w:t>
        </w:r>
      </w:ins>
      <w:del w:id="138" w:author="Rui" w:date="2018-04-22T17:30:00Z">
        <w:r w:rsidDel="005E2DD8">
          <w:delText>a</w:delText>
        </w:r>
      </w:del>
      <w:r>
        <w:t>tica alguma experiencia pela parte do candidato e que tipo de responsabilidades tem habito tomar.</w:t>
      </w:r>
      <w:r>
        <w:tab/>
        <w:t xml:space="preserve"> </w:t>
      </w:r>
    </w:p>
    <w:p w:rsidR="00947740" w:rsidRDefault="00947740" w:rsidP="00FC667E">
      <w:r>
        <w:tab/>
        <w:t xml:space="preserve">Como referido anteriormente esta aplicação não inclui qualquer tipo de informação sobre vagas e aplicações o </w:t>
      </w:r>
      <w:ins w:id="139" w:author="Rui" w:date="2018-04-22T17:31:00Z">
        <w:r w:rsidR="005E2DD8">
          <w:t xml:space="preserve">que </w:t>
        </w:r>
      </w:ins>
      <w:r w:rsidR="00C24E18">
        <w:t>torna</w:t>
      </w:r>
      <w:ins w:id="140" w:author="Rui" w:date="2018-04-22T17:35:00Z">
        <w:r w:rsidR="005E2DD8">
          <w:t xml:space="preserve"> o</w:t>
        </w:r>
      </w:ins>
      <w:r w:rsidR="00C24E18">
        <w:t xml:space="preserve"> iniciar o processo de entrevista algo só possível pela parte da empresa ou utilizando outra</w:t>
      </w:r>
      <w:ins w:id="141" w:author="Rui" w:date="2018-04-22T17:35:00Z">
        <w:r w:rsidR="005E2DD8">
          <w:t>s</w:t>
        </w:r>
      </w:ins>
      <w:r w:rsidR="00C24E18">
        <w:t xml:space="preserve"> fontes para descobrir as vagas.</w:t>
      </w:r>
    </w:p>
    <w:p w:rsidR="00E55ACC" w:rsidRDefault="00E55ACC" w:rsidP="00FC667E">
      <w:r>
        <w:t xml:space="preserve"> </w:t>
      </w:r>
      <w:r w:rsidR="00A224E1">
        <w:tab/>
      </w:r>
      <w:del w:id="142" w:author="Rui" w:date="2018-04-22T17:35:00Z">
        <w:r w:rsidR="00A224E1" w:rsidDel="005E2DD8">
          <w:delText>Para ser honesto a</w:delText>
        </w:r>
      </w:del>
      <w:ins w:id="143" w:author="Rui" w:date="2018-04-22T17:35:00Z">
        <w:r w:rsidR="005E2DD8">
          <w:t>A</w:t>
        </w:r>
      </w:ins>
      <w:r w:rsidR="00A224E1">
        <w:t>pesar destas limitações a aplicação da Randstrand f</w:t>
      </w:r>
      <w:ins w:id="144" w:author="Rui" w:date="2018-04-22T17:32:00Z">
        <w:r w:rsidR="005E2DD8">
          <w:t>o</w:t>
        </w:r>
      </w:ins>
      <w:del w:id="145" w:author="Rui" w:date="2018-04-22T17:32:00Z">
        <w:r w:rsidR="00A224E1" w:rsidDel="005E2DD8">
          <w:delText>u</w:delText>
        </w:r>
      </w:del>
      <w:r w:rsidR="00A224E1">
        <w:t xml:space="preserve">i </w:t>
      </w:r>
      <w:del w:id="146" w:author="Rui" w:date="2018-04-22T17:35:00Z">
        <w:r w:rsidR="00A224E1" w:rsidDel="005E2DD8">
          <w:delText xml:space="preserve">alguma </w:delText>
        </w:r>
      </w:del>
      <w:ins w:id="147" w:author="Rui" w:date="2018-04-22T17:35:00Z">
        <w:r w:rsidR="005E2DD8">
          <w:t xml:space="preserve">parte </w:t>
        </w:r>
      </w:ins>
      <w:r w:rsidR="00A224E1">
        <w:t>d</w:t>
      </w:r>
      <w:del w:id="148" w:author="Rui" w:date="2018-04-22T17:35:00Z">
        <w:r w:rsidR="00A224E1" w:rsidDel="005E2DD8">
          <w:delText>um</w:delText>
        </w:r>
      </w:del>
      <w:r w:rsidR="00A224E1">
        <w:t>a inspiração gráfica para o projeto, sendo que</w:t>
      </w:r>
      <w:ins w:id="149" w:author="Rui" w:date="2018-04-22T17:36:00Z">
        <w:r w:rsidR="005E2DD8">
          <w:t>,</w:t>
        </w:r>
      </w:ins>
      <w:r w:rsidR="00A224E1">
        <w:t xml:space="preserve"> apesar de não o podermos provar, acreditamos que esta aplicação f</w:t>
      </w:r>
      <w:del w:id="150" w:author="Rui" w:date="2018-04-22T17:36:00Z">
        <w:r w:rsidR="00A224E1" w:rsidDel="005E2DD8">
          <w:delText>u</w:delText>
        </w:r>
      </w:del>
      <w:ins w:id="151" w:author="Rui" w:date="2018-04-22T17:36:00Z">
        <w:r w:rsidR="005E2DD8">
          <w:t>o</w:t>
        </w:r>
      </w:ins>
      <w:r w:rsidR="00A224E1">
        <w:t xml:space="preserve">i </w:t>
      </w:r>
      <w:del w:id="152" w:author="Rui" w:date="2018-04-22T17:36:00Z">
        <w:r w:rsidR="00A224E1" w:rsidDel="005E2DD8">
          <w:delText xml:space="preserve">na verdade </w:delText>
        </w:r>
      </w:del>
      <w:r w:rsidR="00A224E1">
        <w:t>produzida utilizando a OutSystems.</w:t>
      </w:r>
    </w:p>
    <w:p w:rsidR="00A1333D" w:rsidRDefault="00D9518F" w:rsidP="00FC667E">
      <w:r>
        <w:tab/>
      </w:r>
      <w:r w:rsidR="00A1333D">
        <w:t>Existem ainda duas outras aplicações que estão algo relacionadas com a IView, mas ao contr</w:t>
      </w:r>
      <w:ins w:id="153" w:author="Rui" w:date="2018-04-22T17:36:00Z">
        <w:r w:rsidR="005E2DD8">
          <w:t>á</w:t>
        </w:r>
      </w:ins>
      <w:del w:id="154" w:author="Rui" w:date="2018-04-22T17:36:00Z">
        <w:r w:rsidR="00A1333D" w:rsidDel="005E2DD8">
          <w:delText>a</w:delText>
        </w:r>
      </w:del>
      <w:r w:rsidR="00A1333D">
        <w:t>rio das duas que já referimos estas não são limitadas a uma só empresa e servem mais para partilhar informação sobre perfis e vagas na área.</w:t>
      </w:r>
    </w:p>
    <w:p w:rsidR="003853B2" w:rsidRDefault="00A1333D" w:rsidP="00FC667E">
      <w:r>
        <w:tab/>
        <w:t>Primeiro temos a rede social LinkedIn</w:t>
      </w:r>
      <w:sdt>
        <w:sdtPr>
          <w:id w:val="-1129238913"/>
          <w:citation/>
        </w:sdtPr>
        <w:sdtEndPr/>
        <w:sdtContent>
          <w:r>
            <w:fldChar w:fldCharType="begin"/>
          </w:r>
          <w:r>
            <w:instrText xml:space="preserve"> CITATION Lin03 \l 2070 </w:instrText>
          </w:r>
          <w:r>
            <w:fldChar w:fldCharType="separate"/>
          </w:r>
          <w:r w:rsidR="008E1176">
            <w:rPr>
              <w:noProof/>
            </w:rPr>
            <w:t xml:space="preserve"> </w:t>
          </w:r>
          <w:r w:rsidR="008E1176" w:rsidRPr="008E1176">
            <w:rPr>
              <w:noProof/>
            </w:rPr>
            <w:t>[3]</w:t>
          </w:r>
          <w:r>
            <w:fldChar w:fldCharType="end"/>
          </w:r>
        </w:sdtContent>
      </w:sdt>
      <w:r>
        <w:t xml:space="preserve">, a mesma permite gerir um perfil, semelhante a aplicação da Randstrand, mas numa forma menos interativa. Fora disso a aplicação também não inclui qualquer tipo de informação sobre vagas, aplicações ou entrevistas, </w:t>
      </w:r>
      <w:ins w:id="155" w:author="Rui" w:date="2018-04-22T17:37:00Z">
        <w:r w:rsidR="005E2DD8">
          <w:t>m</w:t>
        </w:r>
      </w:ins>
      <w:del w:id="156" w:author="Rui" w:date="2018-04-22T17:37:00Z">
        <w:r w:rsidDel="005E2DD8">
          <w:delText>M</w:delText>
        </w:r>
      </w:del>
      <w:r>
        <w:t xml:space="preserve">as em si é uma aplicação que permite </w:t>
      </w:r>
      <w:del w:id="157" w:author="Rui" w:date="2018-04-22T17:38:00Z">
        <w:r w:rsidDel="005E2DD8">
          <w:delText xml:space="preserve">uma </w:delText>
        </w:r>
      </w:del>
      <w:ins w:id="158" w:author="Rui" w:date="2018-04-22T17:38:00Z">
        <w:r w:rsidR="005E2DD8">
          <w:t xml:space="preserve">a </w:t>
        </w:r>
      </w:ins>
      <w:r>
        <w:t>partilha fácil de informação de perfil para vairas empresas.</w:t>
      </w:r>
    </w:p>
    <w:p w:rsidR="00A1333D" w:rsidRDefault="00A1333D" w:rsidP="00FC667E">
      <w:r>
        <w:tab/>
        <w:t>Quase num completo oposto, temos a aplicação ITJobs</w:t>
      </w:r>
      <w:sdt>
        <w:sdtPr>
          <w:id w:val="-765997879"/>
          <w:citation/>
        </w:sdtPr>
        <w:sdtEndPr/>
        <w:sdtContent>
          <w:r>
            <w:fldChar w:fldCharType="begin"/>
          </w:r>
          <w:r>
            <w:instrText xml:space="preserve"> CITATION ITJ18 \l 2070 </w:instrText>
          </w:r>
          <w:r>
            <w:fldChar w:fldCharType="separate"/>
          </w:r>
          <w:r w:rsidR="008E1176">
            <w:rPr>
              <w:noProof/>
            </w:rPr>
            <w:t xml:space="preserve"> </w:t>
          </w:r>
          <w:r w:rsidR="008E1176" w:rsidRPr="008E1176">
            <w:rPr>
              <w:noProof/>
            </w:rPr>
            <w:t>[4]</w:t>
          </w:r>
          <w:r>
            <w:fldChar w:fldCharType="end"/>
          </w:r>
        </w:sdtContent>
      </w:sdt>
      <w:r>
        <w:t>, que em si fornece uma extensa fonte de informação sobre empregos, formações e eventos na área de tecnologias e informática.</w:t>
      </w:r>
    </w:p>
    <w:p w:rsidR="00D9518F" w:rsidRDefault="00A1333D" w:rsidP="00FC667E">
      <w:r>
        <w:tab/>
        <w:t>Mas não inclui qualquer possibilidade de gerir perfis</w:t>
      </w:r>
      <w:r w:rsidR="003A0093">
        <w:t>, sendo que nem permite o estabelecimento de um utilizador registrado,</w:t>
      </w:r>
      <w:r>
        <w:t xml:space="preserve"> e qualquer processo de </w:t>
      </w:r>
      <w:r w:rsidR="003A0093">
        <w:t>entrevista e sua</w:t>
      </w:r>
      <w:ins w:id="159" w:author="Rui" w:date="2018-04-22T17:39:00Z">
        <w:r w:rsidR="005E2DD8">
          <w:t>s</w:t>
        </w:r>
      </w:ins>
      <w:r w:rsidR="003A0093">
        <w:t xml:space="preserve"> informações são feitas pela empresa da vaga e não são acessíveis pela ITJobs.</w:t>
      </w:r>
    </w:p>
    <w:p w:rsidR="00D9518F" w:rsidRDefault="00D9518F" w:rsidP="00FC667E">
      <w:r>
        <w:tab/>
        <w:t>Ao inicio desta secção f</w:t>
      </w:r>
      <w:ins w:id="160" w:author="Rui" w:date="2018-04-22T17:39:00Z">
        <w:r w:rsidR="005E2DD8">
          <w:t>o</w:t>
        </w:r>
      </w:ins>
      <w:del w:id="161" w:author="Rui" w:date="2018-04-22T17:39:00Z">
        <w:r w:rsidDel="005E2DD8">
          <w:delText>u</w:delText>
        </w:r>
      </w:del>
      <w:r>
        <w:t>i estabelecido que aplicações semelhantes a IView, mesmo que limitadas, são bastante comuns em empresas na área de informática e tecnologias.</w:t>
      </w:r>
    </w:p>
    <w:p w:rsidR="00D9518F" w:rsidRDefault="00D9518F" w:rsidP="00FC667E">
      <w:r>
        <w:tab/>
        <w:t>Tal facto demonstra como uma aplicação do tipo IView pode ser verificada como útil e desejada para a esta área.</w:t>
      </w:r>
    </w:p>
    <w:p w:rsidR="00D9518F" w:rsidRDefault="00D9518F" w:rsidP="00FC667E">
      <w:r>
        <w:tab/>
        <w:t>Por exemplo, para este exemplo utilizaremos de novo a experiencia pessoal de um dos autores do projeto, Diogo Aires, em algumas entrevistas na área o autor referiu e estabeleceu a aplicação com o entrevistador.</w:t>
      </w:r>
    </w:p>
    <w:p w:rsidR="00D9518F" w:rsidRDefault="00D9518F" w:rsidP="00FC667E">
      <w:r>
        <w:tab/>
        <w:t>F</w:t>
      </w:r>
      <w:ins w:id="162" w:author="Rui" w:date="2018-04-22T17:40:00Z">
        <w:r w:rsidR="00D4392C">
          <w:t>o</w:t>
        </w:r>
      </w:ins>
      <w:del w:id="163" w:author="Rui" w:date="2018-04-22T17:40:00Z">
        <w:r w:rsidDel="00D4392C">
          <w:delText>u</w:delText>
        </w:r>
      </w:del>
      <w:r>
        <w:t>i a partir destas entrevistas que dois fatores foram estabelecidos:</w:t>
      </w:r>
    </w:p>
    <w:p w:rsidR="00D9518F" w:rsidRDefault="00D9518F" w:rsidP="00D9518F">
      <w:pPr>
        <w:pStyle w:val="PargrafodaLista"/>
        <w:numPr>
          <w:ilvl w:val="0"/>
          <w:numId w:val="18"/>
        </w:numPr>
      </w:pPr>
      <w:r>
        <w:t>Um extenso numero de empresas da área de informática e tecnologias incluem o tipo de aplicação da IView</w:t>
      </w:r>
    </w:p>
    <w:p w:rsidR="00EA3508" w:rsidRDefault="00EA3508" w:rsidP="00D9518F">
      <w:pPr>
        <w:pStyle w:val="PargrafodaLista"/>
        <w:numPr>
          <w:ilvl w:val="0"/>
          <w:numId w:val="18"/>
        </w:numPr>
      </w:pPr>
      <w:del w:id="164" w:author="Rui" w:date="2018-04-22T17:41:00Z">
        <w:r w:rsidDel="00D4392C">
          <w:delText>Que n</w:delText>
        </w:r>
      </w:del>
      <w:ins w:id="165" w:author="Rui" w:date="2018-04-22T17:41:00Z">
        <w:r w:rsidR="00D4392C">
          <w:t>N</w:t>
        </w:r>
      </w:ins>
      <w:r>
        <w:t xml:space="preserve">ormalmente a possibilidade de candidatos conseguirem interagir na aplicação </w:t>
      </w:r>
      <w:del w:id="166" w:author="Rui" w:date="2018-04-22T17:41:00Z">
        <w:r w:rsidDel="00D4392C">
          <w:delText>fui</w:delText>
        </w:r>
      </w:del>
      <w:ins w:id="167" w:author="Rui" w:date="2018-04-22T18:45:00Z">
        <w:r w:rsidR="004B3FAD">
          <w:t>foi</w:t>
        </w:r>
      </w:ins>
      <w:del w:id="168" w:author="Rui" w:date="2018-04-22T17:41:00Z">
        <w:r w:rsidDel="00D4392C">
          <w:delText xml:space="preserve"> </w:delText>
        </w:r>
      </w:del>
      <w:ins w:id="169" w:author="Rui" w:date="2018-04-22T17:41:00Z">
        <w:r w:rsidR="00D4392C">
          <w:t xml:space="preserve">é </w:t>
        </w:r>
      </w:ins>
      <w:r>
        <w:t>uma funcionalidade que não f</w:t>
      </w:r>
      <w:ins w:id="170" w:author="Rui" w:date="2018-04-22T17:41:00Z">
        <w:r w:rsidR="00D4392C">
          <w:t>o</w:t>
        </w:r>
      </w:ins>
      <w:del w:id="171" w:author="Rui" w:date="2018-04-22T17:41:00Z">
        <w:r w:rsidDel="00D4392C">
          <w:delText>u</w:delText>
        </w:r>
      </w:del>
      <w:r>
        <w:t>i considera na criação da aplicação, mas que a mesma era desejável</w:t>
      </w:r>
    </w:p>
    <w:p w:rsidR="00AD1D77" w:rsidRDefault="00EA3508" w:rsidP="00FC667E">
      <w:pPr>
        <w:pStyle w:val="PargrafodaLista"/>
        <w:numPr>
          <w:ilvl w:val="1"/>
          <w:numId w:val="18"/>
        </w:numPr>
      </w:pPr>
      <w:r>
        <w:t>Normalmente entrevistadores refer</w:t>
      </w:r>
      <w:ins w:id="172" w:author="Rui" w:date="2018-04-22T17:42:00Z">
        <w:r w:rsidR="00D4392C">
          <w:t>e</w:t>
        </w:r>
      </w:ins>
      <w:del w:id="173" w:author="Rui" w:date="2018-04-22T17:42:00Z">
        <w:r w:rsidDel="00D4392C">
          <w:delText>ia</w:delText>
        </w:r>
      </w:del>
      <w:r>
        <w:t>m que no futuro a empresa para que trabalha</w:t>
      </w:r>
      <w:ins w:id="174" w:author="Rui" w:date="2018-04-22T17:43:00Z">
        <w:r w:rsidR="00D4392C">
          <w:t>m</w:t>
        </w:r>
      </w:ins>
      <w:r>
        <w:t xml:space="preserve"> dever</w:t>
      </w:r>
      <w:ins w:id="175" w:author="Rui" w:date="2018-04-22T17:43:00Z">
        <w:r w:rsidR="00D4392C">
          <w:t>á</w:t>
        </w:r>
      </w:ins>
      <w:del w:id="176" w:author="Rui" w:date="2018-04-22T17:43:00Z">
        <w:r w:rsidDel="00D4392C">
          <w:delText>a</w:delText>
        </w:r>
      </w:del>
      <w:r>
        <w:t xml:space="preserve"> iniciar um projeto interno para estabelecer esta funcionalidade</w:t>
      </w:r>
    </w:p>
    <w:p w:rsidR="003B310E" w:rsidRPr="003B310E" w:rsidRDefault="003B310E" w:rsidP="003B310E">
      <w:pPr>
        <w:pStyle w:val="Cabealho1"/>
        <w:numPr>
          <w:ilvl w:val="1"/>
          <w:numId w:val="36"/>
        </w:numPr>
        <w:spacing w:before="200"/>
        <w:rPr>
          <w:sz w:val="26"/>
          <w:szCs w:val="26"/>
        </w:rPr>
      </w:pPr>
      <w:bookmarkStart w:id="177" w:name="_Ref512096799"/>
      <w:bookmarkStart w:id="178" w:name="_Toc512102624"/>
      <w:r w:rsidRPr="003B310E">
        <w:rPr>
          <w:sz w:val="26"/>
          <w:szCs w:val="26"/>
        </w:rPr>
        <w:lastRenderedPageBreak/>
        <w:t>Descrição do Projeto</w:t>
      </w:r>
      <w:bookmarkEnd w:id="177"/>
      <w:bookmarkEnd w:id="178"/>
    </w:p>
    <w:p w:rsidR="003B310E" w:rsidRPr="003B310E" w:rsidRDefault="00AF42CB" w:rsidP="003B310E">
      <w:r>
        <w:t>A aplicação IView está dividida em dois componentes principais, tendo cada componente um conjunto individual de requisitos funcionais, de acordo com o seu objetivo espe</w:t>
      </w:r>
      <w:r w:rsidR="003B310E">
        <w:t>c</w:t>
      </w:r>
      <w:ins w:id="179" w:author="Rui" w:date="2018-04-22T17:44:00Z">
        <w:r w:rsidR="00D4392C">
          <w:t>í</w:t>
        </w:r>
      </w:ins>
      <w:del w:id="180" w:author="Rui" w:date="2018-04-22T17:43:00Z">
        <w:r w:rsidR="003B310E" w:rsidDel="00D4392C">
          <w:delText>i</w:delText>
        </w:r>
      </w:del>
      <w:r w:rsidR="003B310E">
        <w:t>fico.</w:t>
      </w:r>
    </w:p>
    <w:p w:rsidR="00AF42CB" w:rsidRPr="003B310E" w:rsidRDefault="00AF42CB" w:rsidP="003B310E">
      <w:pPr>
        <w:pStyle w:val="Cabealho2"/>
        <w:numPr>
          <w:ilvl w:val="2"/>
          <w:numId w:val="36"/>
        </w:numPr>
        <w:rPr>
          <w:sz w:val="24"/>
        </w:rPr>
      </w:pPr>
      <w:bookmarkStart w:id="181" w:name="_Ref512096860"/>
      <w:bookmarkStart w:id="182" w:name="_Toc512102625"/>
      <w:r w:rsidRPr="003B310E">
        <w:rPr>
          <w:sz w:val="24"/>
        </w:rPr>
        <w:t>Componente Web</w:t>
      </w:r>
      <w:bookmarkEnd w:id="181"/>
      <w:bookmarkEnd w:id="182"/>
    </w:p>
    <w:p w:rsidR="00AF42CB" w:rsidRDefault="00AF42CB" w:rsidP="00AF42CB">
      <w:r>
        <w:t xml:space="preserve">Esta vertente do projeto, foca-se na disponibilização de diferentes funcionalidades aos dois elementos participantes na aplicação: candidatos e empresa. </w:t>
      </w:r>
    </w:p>
    <w:p w:rsidR="00AF42CB" w:rsidRPr="00AF42CB" w:rsidRDefault="00AF42CB" w:rsidP="00AF42CB">
      <w:pPr>
        <w:rPr>
          <w:color w:val="FF0000"/>
        </w:rPr>
      </w:pPr>
      <w:r>
        <w:rPr>
          <w:color w:val="FF0000"/>
        </w:rPr>
        <w:t>INCLUIR AQUI OS CASES - INICIO</w:t>
      </w:r>
    </w:p>
    <w:p w:rsidR="00AF42CB" w:rsidRDefault="00AF42CB" w:rsidP="00AF42CB">
      <w:pPr>
        <w:ind w:firstLine="391"/>
      </w:pPr>
      <w:r>
        <w:t>Também incluirá, a publicação de informação geral da empresa, incluindo:</w:t>
      </w:r>
    </w:p>
    <w:p w:rsidR="00AF42CB" w:rsidRDefault="00AF42CB" w:rsidP="00AF42CB">
      <w:pPr>
        <w:pStyle w:val="PargrafodaLista"/>
        <w:numPr>
          <w:ilvl w:val="0"/>
          <w:numId w:val="20"/>
        </w:numPr>
        <w:ind w:left="1423" w:hanging="357"/>
      </w:pPr>
      <w:r>
        <w:t>Contactos;</w:t>
      </w:r>
    </w:p>
    <w:p w:rsidR="00AF42CB" w:rsidRDefault="00AF42CB" w:rsidP="00AF42CB">
      <w:pPr>
        <w:pStyle w:val="PargrafodaLista"/>
        <w:numPr>
          <w:ilvl w:val="0"/>
          <w:numId w:val="20"/>
        </w:numPr>
      </w:pPr>
      <w:r>
        <w:t xml:space="preserve">Missão e valores da empresa; </w:t>
      </w:r>
    </w:p>
    <w:p w:rsidR="00AF42CB" w:rsidRDefault="00AF42CB" w:rsidP="00AF42CB">
      <w:pPr>
        <w:pStyle w:val="PargrafodaLista"/>
        <w:numPr>
          <w:ilvl w:val="0"/>
          <w:numId w:val="20"/>
        </w:numPr>
      </w:pPr>
      <w:r>
        <w:t>Anúncios para novas colocações;</w:t>
      </w:r>
    </w:p>
    <w:p w:rsidR="00AF42CB" w:rsidRDefault="00AF42CB" w:rsidP="00AF42CB">
      <w:pPr>
        <w:pStyle w:val="PargrafodaLista"/>
        <w:numPr>
          <w:ilvl w:val="0"/>
          <w:numId w:val="20"/>
        </w:numPr>
      </w:pPr>
      <w:r>
        <w:t xml:space="preserve">Informação geral sobre os colaboradores; </w:t>
      </w:r>
    </w:p>
    <w:p w:rsidR="00AF42CB" w:rsidRDefault="00AF42CB" w:rsidP="00AF42CB">
      <w:pPr>
        <w:pStyle w:val="PargrafodaLista"/>
        <w:numPr>
          <w:ilvl w:val="0"/>
          <w:numId w:val="20"/>
        </w:numPr>
      </w:pPr>
      <w:r>
        <w:t>Possibilitar a realização de candidaturas espontâneas.</w:t>
      </w:r>
    </w:p>
    <w:p w:rsidR="00AF42CB" w:rsidRDefault="00AF42CB" w:rsidP="00AF42CB">
      <w:pPr>
        <w:ind w:firstLine="391"/>
      </w:pPr>
      <w:r>
        <w:t>Os colaboradores da empresa, que participem no processo de entrevista, serão capazes de:</w:t>
      </w:r>
    </w:p>
    <w:p w:rsidR="00AF42CB" w:rsidRDefault="00AF42CB" w:rsidP="00AF42CB">
      <w:pPr>
        <w:pStyle w:val="PargrafodaLista"/>
        <w:numPr>
          <w:ilvl w:val="0"/>
          <w:numId w:val="22"/>
        </w:numPr>
      </w:pPr>
      <w:r>
        <w:t>Estabelecer novos candidatos em função de candidaturas espontâneas;</w:t>
      </w:r>
    </w:p>
    <w:p w:rsidR="00AF42CB" w:rsidRDefault="00AF42CB" w:rsidP="00AF42CB">
      <w:pPr>
        <w:pStyle w:val="PargrafodaLista"/>
        <w:numPr>
          <w:ilvl w:val="0"/>
          <w:numId w:val="22"/>
        </w:numPr>
      </w:pPr>
      <w:r>
        <w:t>Formar os processos de entrevista para novos cargos na empresa como também os formulários para as entrevistas;</w:t>
      </w:r>
    </w:p>
    <w:p w:rsidR="00AF42CB" w:rsidRDefault="00AF42CB" w:rsidP="00AF42CB">
      <w:pPr>
        <w:pStyle w:val="PargrafodaLista"/>
        <w:numPr>
          <w:ilvl w:val="0"/>
          <w:numId w:val="22"/>
        </w:numPr>
      </w:pPr>
      <w:r>
        <w:t xml:space="preserve">Gerir os vários passos que compõem um processo e os respetivos estados das candidaturas; </w:t>
      </w:r>
    </w:p>
    <w:p w:rsidR="00AF42CB" w:rsidRDefault="00AF42CB" w:rsidP="00AF42CB">
      <w:pPr>
        <w:pStyle w:val="PargrafodaLista"/>
        <w:numPr>
          <w:ilvl w:val="0"/>
          <w:numId w:val="22"/>
        </w:numPr>
      </w:pPr>
      <w:r>
        <w:t>Verificar candidaturas a novos cargos, permitindo promover um candidato para o próximo passo do processo ou terminar o mesmo, sendo o candidato informado de tal automaticamente, por email;</w:t>
      </w:r>
    </w:p>
    <w:p w:rsidR="00AF42CB" w:rsidRDefault="00AF42CB" w:rsidP="00AF42CB">
      <w:pPr>
        <w:pStyle w:val="PargrafodaLista"/>
        <w:numPr>
          <w:ilvl w:val="0"/>
          <w:numId w:val="22"/>
        </w:numPr>
      </w:pPr>
      <w:r>
        <w:t>Marcar novas entrevistas e verificar entrevistas já marcadas;</w:t>
      </w:r>
    </w:p>
    <w:p w:rsidR="00AF42CB" w:rsidRDefault="00AF42CB" w:rsidP="00AF42CB">
      <w:pPr>
        <w:pStyle w:val="PargrafodaLista"/>
        <w:numPr>
          <w:ilvl w:val="0"/>
          <w:numId w:val="22"/>
        </w:numPr>
      </w:pPr>
      <w:r>
        <w:t xml:space="preserve">Guardar entrevistas, cuja informação poderá ser utilizada em futuras considerações. </w:t>
      </w:r>
    </w:p>
    <w:p w:rsidR="00AF42CB" w:rsidRDefault="00AF42CB" w:rsidP="00AF42CB">
      <w:pPr>
        <w:ind w:firstLine="391"/>
      </w:pPr>
      <w:r>
        <w:t>Candidatos a novos cargos na empresa serão capazes de:</w:t>
      </w:r>
    </w:p>
    <w:p w:rsidR="00AF42CB" w:rsidRDefault="00AF42CB" w:rsidP="00AF42CB">
      <w:pPr>
        <w:pStyle w:val="PargrafodaLista"/>
        <w:numPr>
          <w:ilvl w:val="0"/>
          <w:numId w:val="21"/>
        </w:numPr>
      </w:pPr>
      <w:r>
        <w:t xml:space="preserve">Gerir o seu currículo e </w:t>
      </w:r>
      <w:del w:id="183" w:author="Rui" w:date="2018-04-22T17:29:00Z">
        <w:r w:rsidDel="00D5784C">
          <w:delText>dossier</w:delText>
        </w:r>
      </w:del>
      <w:ins w:id="184" w:author="Rui" w:date="2018-04-22T17:29:00Z">
        <w:r w:rsidR="00D5784C">
          <w:t>dossiê</w:t>
        </w:r>
      </w:ins>
      <w:r>
        <w:t xml:space="preserve"> de capacidades, com limitações e indicações estabelecidas pela empresa;</w:t>
      </w:r>
    </w:p>
    <w:p w:rsidR="00AF42CB" w:rsidRDefault="00AF42CB" w:rsidP="00AF42CB">
      <w:pPr>
        <w:pStyle w:val="PargrafodaLista"/>
        <w:numPr>
          <w:ilvl w:val="1"/>
          <w:numId w:val="21"/>
        </w:numPr>
      </w:pPr>
      <w:r>
        <w:t xml:space="preserve">O </w:t>
      </w:r>
      <w:del w:id="185" w:author="Rui" w:date="2018-04-22T17:29:00Z">
        <w:r w:rsidDel="00D5784C">
          <w:delText>dossier</w:delText>
        </w:r>
      </w:del>
      <w:ins w:id="186" w:author="Rui" w:date="2018-04-22T17:29:00Z">
        <w:r w:rsidR="00D5784C">
          <w:t>dossiê</w:t>
        </w:r>
      </w:ins>
      <w:r>
        <w:t xml:space="preserve"> poderá incluir informação como: experiencia com tecnologias (linguagens), </w:t>
      </w:r>
      <w:r w:rsidRPr="00DE1E02">
        <w:rPr>
          <w:i/>
        </w:rPr>
        <w:t>frameworks</w:t>
      </w:r>
      <w:r>
        <w:t>, formação e educação na área, etc.</w:t>
      </w:r>
    </w:p>
    <w:p w:rsidR="00AF42CB" w:rsidRDefault="00AF42CB" w:rsidP="00AF42CB">
      <w:pPr>
        <w:pStyle w:val="PargrafodaLista"/>
        <w:numPr>
          <w:ilvl w:val="0"/>
          <w:numId w:val="21"/>
        </w:numPr>
      </w:pPr>
      <w:r>
        <w:t>Verificar/procurar anúncios, aos quais se podem candidatar;</w:t>
      </w:r>
    </w:p>
    <w:p w:rsidR="00AF42CB" w:rsidRDefault="00AF42CB" w:rsidP="00AF42CB">
      <w:pPr>
        <w:pStyle w:val="PargrafodaLista"/>
        <w:numPr>
          <w:ilvl w:val="0"/>
          <w:numId w:val="21"/>
        </w:numPr>
      </w:pPr>
      <w:r>
        <w:t>Averiguar o estado de processos de entrevistas em que participam no momento</w:t>
      </w:r>
    </w:p>
    <w:p w:rsidR="00AF42CB" w:rsidRDefault="00AF42CB" w:rsidP="00AF42CB">
      <w:pPr>
        <w:pStyle w:val="PargrafodaLista"/>
        <w:numPr>
          <w:ilvl w:val="0"/>
          <w:numId w:val="21"/>
        </w:numPr>
      </w:pPr>
      <w:r>
        <w:t>Verificar entrevistas marcadas, incluindo informações gerais da entrevista</w:t>
      </w:r>
    </w:p>
    <w:p w:rsidR="00AF42CB" w:rsidRPr="00AA49C8" w:rsidRDefault="00AF42CB" w:rsidP="00AF42CB">
      <w:pPr>
        <w:rPr>
          <w:color w:val="FF0000"/>
        </w:rPr>
      </w:pPr>
      <w:r w:rsidRPr="00AF42CB">
        <w:rPr>
          <w:color w:val="FF0000"/>
        </w:rPr>
        <w:t xml:space="preserve">INCLUIR AQUI OS CASES - </w:t>
      </w:r>
      <w:r>
        <w:rPr>
          <w:color w:val="FF0000"/>
        </w:rPr>
        <w:t>FIM</w:t>
      </w:r>
    </w:p>
    <w:p w:rsidR="00AF42CB" w:rsidRPr="003B310E" w:rsidRDefault="00AF42CB" w:rsidP="003B310E">
      <w:pPr>
        <w:pStyle w:val="Cabealho2"/>
        <w:numPr>
          <w:ilvl w:val="2"/>
          <w:numId w:val="36"/>
        </w:numPr>
        <w:rPr>
          <w:sz w:val="24"/>
        </w:rPr>
      </w:pPr>
      <w:bookmarkStart w:id="187" w:name="_Ref512096897"/>
      <w:bookmarkStart w:id="188" w:name="_Toc512102626"/>
      <w:r w:rsidRPr="003B310E">
        <w:rPr>
          <w:sz w:val="24"/>
        </w:rPr>
        <w:lastRenderedPageBreak/>
        <w:t>Componente Móvel</w:t>
      </w:r>
      <w:bookmarkEnd w:id="187"/>
      <w:bookmarkEnd w:id="188"/>
    </w:p>
    <w:p w:rsidR="00AF42CB" w:rsidRDefault="00AF42CB" w:rsidP="00AF42CB">
      <w:r>
        <w:t>A aplicação móvel reflete as funcionalidades do candidato com as limitações necessárias para uma aplicação de menor volume.</w:t>
      </w:r>
    </w:p>
    <w:p w:rsidR="00AF42CB" w:rsidRPr="003B310E" w:rsidRDefault="00AF42CB" w:rsidP="003B310E">
      <w:pPr>
        <w:pStyle w:val="Cabealho2"/>
        <w:numPr>
          <w:ilvl w:val="2"/>
          <w:numId w:val="36"/>
        </w:numPr>
        <w:rPr>
          <w:sz w:val="24"/>
        </w:rPr>
      </w:pPr>
      <w:bookmarkStart w:id="189" w:name="_Ref512096932"/>
      <w:bookmarkStart w:id="190" w:name="_Toc512102627"/>
      <w:r w:rsidRPr="003B310E">
        <w:rPr>
          <w:sz w:val="24"/>
        </w:rPr>
        <w:t>Requisitos Não Funcionais</w:t>
      </w:r>
      <w:bookmarkEnd w:id="189"/>
      <w:bookmarkEnd w:id="190"/>
    </w:p>
    <w:p w:rsidR="00AF42CB" w:rsidRDefault="00AF42CB" w:rsidP="00AF42CB">
      <w:r>
        <w:t>Para futuras melhorias, são ponderadas as seguintes funcionalidades:</w:t>
      </w:r>
    </w:p>
    <w:p w:rsidR="00AF42CB" w:rsidRDefault="00AF42CB" w:rsidP="00AF42CB">
      <w:pPr>
        <w:pStyle w:val="PargrafodaLista"/>
        <w:numPr>
          <w:ilvl w:val="0"/>
          <w:numId w:val="24"/>
        </w:numPr>
      </w:pPr>
      <w:r>
        <w:t>Permitir que a aplicação funcione com várias empresas</w:t>
      </w:r>
    </w:p>
    <w:p w:rsidR="00AF42CB" w:rsidRDefault="00AF42CB" w:rsidP="00AF42CB">
      <w:pPr>
        <w:pStyle w:val="PargrafodaLista"/>
        <w:numPr>
          <w:ilvl w:val="0"/>
          <w:numId w:val="23"/>
        </w:numPr>
      </w:pPr>
      <w:r>
        <w:t>Usar a API do Google Calendar para marcação das entrevistas</w:t>
      </w:r>
    </w:p>
    <w:p w:rsidR="00AF42CB" w:rsidRDefault="00AF42CB" w:rsidP="00AF42CB">
      <w:pPr>
        <w:pStyle w:val="PargrafodaLista"/>
        <w:numPr>
          <w:ilvl w:val="0"/>
          <w:numId w:val="23"/>
        </w:numPr>
      </w:pPr>
      <w:r>
        <w:t>Utilizar o Google Maps para demonstrar a localização da empresa</w:t>
      </w:r>
    </w:p>
    <w:p w:rsidR="00AF42CB" w:rsidRPr="00AF42CB" w:rsidRDefault="00AF42CB" w:rsidP="00AF42CB">
      <w:r>
        <w:t>Utilizar uma base de dados SQL externa</w:t>
      </w:r>
    </w:p>
    <w:p w:rsidR="00946F26" w:rsidRDefault="003957C9" w:rsidP="003B310E">
      <w:pPr>
        <w:pStyle w:val="Cabealho2"/>
        <w:numPr>
          <w:ilvl w:val="1"/>
          <w:numId w:val="36"/>
        </w:numPr>
      </w:pPr>
      <w:bookmarkStart w:id="191" w:name="_Ref512097030"/>
      <w:bookmarkStart w:id="192" w:name="_Toc512102628"/>
      <w:r>
        <w:t>Descrição da plataforma, modelos de desenvolvimentos</w:t>
      </w:r>
      <w:bookmarkEnd w:id="191"/>
      <w:bookmarkEnd w:id="192"/>
    </w:p>
    <w:p w:rsidR="00AF42CB" w:rsidRDefault="00AF42CB" w:rsidP="00AF42CB">
      <w:r>
        <w:t xml:space="preserve">Para o desenvolvimento das duas aplicações será utilizada a plataforma de desenvolvimento OutSystems, cuja arquitetura encontra-se ilustrada na </w:t>
      </w:r>
      <w:r>
        <w:fldChar w:fldCharType="begin"/>
      </w:r>
      <w:r>
        <w:instrText xml:space="preserve"> REF _Ref512084638 \h </w:instrText>
      </w:r>
      <w:r>
        <w:fldChar w:fldCharType="separate"/>
      </w:r>
      <w:r w:rsidR="0065317A">
        <w:t xml:space="preserve">Figura </w:t>
      </w:r>
      <w:r w:rsidR="0065317A">
        <w:rPr>
          <w:noProof/>
        </w:rPr>
        <w:t>1</w:t>
      </w:r>
      <w:r>
        <w:fldChar w:fldCharType="end"/>
      </w:r>
      <w:r>
        <w:t>.</w:t>
      </w:r>
    </w:p>
    <w:p w:rsidR="00AF42CB" w:rsidRDefault="00AF42CB" w:rsidP="00AF42CB">
      <w:pPr>
        <w:keepNext/>
        <w:jc w:val="center"/>
      </w:pPr>
      <w:r>
        <w:rPr>
          <w:noProof/>
        </w:rPr>
        <w:drawing>
          <wp:inline distT="0" distB="0" distL="0" distR="0" wp14:anchorId="253ECF56" wp14:editId="75A4D661">
            <wp:extent cx="4350501" cy="24479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d404-amazon-rds-for-microsoft-sql-server-deep-dive-aws-reinvent-2014-23-638.jpg"/>
                    <pic:cNvPicPr/>
                  </pic:nvPicPr>
                  <pic:blipFill>
                    <a:blip r:embed="rId14">
                      <a:extLst>
                        <a:ext uri="{28A0092B-C50C-407E-A947-70E740481C1C}">
                          <a14:useLocalDpi xmlns:a14="http://schemas.microsoft.com/office/drawing/2010/main" val="0"/>
                        </a:ext>
                      </a:extLst>
                    </a:blip>
                    <a:stretch>
                      <a:fillRect/>
                    </a:stretch>
                  </pic:blipFill>
                  <pic:spPr>
                    <a:xfrm>
                      <a:off x="0" y="0"/>
                      <a:ext cx="4359531" cy="2453006"/>
                    </a:xfrm>
                    <a:prstGeom prst="rect">
                      <a:avLst/>
                    </a:prstGeom>
                  </pic:spPr>
                </pic:pic>
              </a:graphicData>
            </a:graphic>
          </wp:inline>
        </w:drawing>
      </w:r>
    </w:p>
    <w:p w:rsidR="00AF42CB" w:rsidRPr="00AF42CB" w:rsidRDefault="00AF42CB" w:rsidP="00AF42CB">
      <w:pPr>
        <w:pStyle w:val="Legenda"/>
      </w:pPr>
      <w:bookmarkStart w:id="193" w:name="_Ref512084638"/>
      <w:bookmarkStart w:id="194" w:name="_Ref512084634"/>
      <w:bookmarkStart w:id="195" w:name="_Toc512108127"/>
      <w:r>
        <w:t xml:space="preserve">Figura </w:t>
      </w:r>
      <w:r w:rsidR="000D6232">
        <w:fldChar w:fldCharType="begin"/>
      </w:r>
      <w:r w:rsidR="000D6232">
        <w:instrText xml:space="preserve"> SEQ Figura \* ARABIC </w:instrText>
      </w:r>
      <w:r w:rsidR="000D6232">
        <w:fldChar w:fldCharType="separate"/>
      </w:r>
      <w:r w:rsidR="0065317A">
        <w:rPr>
          <w:noProof/>
        </w:rPr>
        <w:t>1</w:t>
      </w:r>
      <w:r w:rsidR="000D6232">
        <w:rPr>
          <w:noProof/>
        </w:rPr>
        <w:fldChar w:fldCharType="end"/>
      </w:r>
      <w:bookmarkEnd w:id="193"/>
      <w:r>
        <w:t xml:space="preserve"> - </w:t>
      </w:r>
      <w:del w:id="196" w:author="Rui" w:date="2018-04-22T17:56:00Z">
        <w:r w:rsidDel="00C5630B">
          <w:delText>Arquitectura</w:delText>
        </w:r>
      </w:del>
      <w:ins w:id="197" w:author="Rui" w:date="2018-04-22T17:56:00Z">
        <w:r w:rsidR="00C5630B">
          <w:t>Arquitetura</w:t>
        </w:r>
      </w:ins>
      <w:r>
        <w:t xml:space="preserve"> OutSystems</w:t>
      </w:r>
      <w:bookmarkEnd w:id="194"/>
      <w:sdt>
        <w:sdtPr>
          <w:id w:val="-512680319"/>
          <w:citation/>
        </w:sdtPr>
        <w:sdtEndPr/>
        <w:sdtContent>
          <w:r w:rsidR="00E762F9">
            <w:fldChar w:fldCharType="begin"/>
          </w:r>
          <w:r w:rsidR="00E762F9">
            <w:instrText xml:space="preserve"> CITATION Out18 \l 2070 </w:instrText>
          </w:r>
          <w:r w:rsidR="00E762F9">
            <w:fldChar w:fldCharType="separate"/>
          </w:r>
          <w:r w:rsidR="008E1176">
            <w:rPr>
              <w:noProof/>
            </w:rPr>
            <w:t xml:space="preserve"> </w:t>
          </w:r>
          <w:r w:rsidR="008E1176" w:rsidRPr="008E1176">
            <w:rPr>
              <w:noProof/>
            </w:rPr>
            <w:t>[5]</w:t>
          </w:r>
          <w:r w:rsidR="00E762F9">
            <w:fldChar w:fldCharType="end"/>
          </w:r>
        </w:sdtContent>
      </w:sdt>
      <w:bookmarkEnd w:id="195"/>
    </w:p>
    <w:p w:rsidR="00815E07" w:rsidRPr="00CD4328" w:rsidRDefault="00815E07" w:rsidP="00815E07">
      <w:pPr>
        <w:ind w:firstLine="391"/>
      </w:pPr>
      <w:r w:rsidRPr="00CD4328">
        <w:t>A escolha desta plataforma f</w:t>
      </w:r>
      <w:r>
        <w:t>o</w:t>
      </w:r>
      <w:r w:rsidRPr="00CD4328">
        <w:t>i devido</w:t>
      </w:r>
      <w:r>
        <w:t xml:space="preserve"> a duas razõ</w:t>
      </w:r>
      <w:r w:rsidRPr="00CD4328">
        <w:t>es fundamentais:</w:t>
      </w:r>
    </w:p>
    <w:p w:rsidR="00815E07" w:rsidRPr="00CD4328" w:rsidRDefault="00815E07" w:rsidP="008E1176">
      <w:pPr>
        <w:pStyle w:val="PargrafodaLista"/>
        <w:numPr>
          <w:ilvl w:val="0"/>
          <w:numId w:val="25"/>
        </w:numPr>
        <w:ind w:left="1077" w:hanging="357"/>
      </w:pPr>
      <w:r w:rsidRPr="00CD4328">
        <w:t>Sendo capaz de desenvolver as duas vertentes</w:t>
      </w:r>
      <w:r>
        <w:t xml:space="preserve"> (</w:t>
      </w:r>
      <w:r w:rsidRPr="00CB4C08">
        <w:rPr>
          <w:i/>
        </w:rPr>
        <w:t>web</w:t>
      </w:r>
      <w:r>
        <w:t xml:space="preserve"> e </w:t>
      </w:r>
      <w:r w:rsidRPr="00CB4C08">
        <w:rPr>
          <w:i/>
        </w:rPr>
        <w:t>mobile</w:t>
      </w:r>
      <w:r>
        <w:t>)</w:t>
      </w:r>
      <w:r w:rsidRPr="00CD4328">
        <w:t xml:space="preserve">, é possível aproximar as duas </w:t>
      </w:r>
      <w:r>
        <w:t>interfaces gráficas</w:t>
      </w:r>
    </w:p>
    <w:p w:rsidR="00815E07" w:rsidRDefault="00815E07" w:rsidP="00815E07">
      <w:pPr>
        <w:pStyle w:val="PargrafodaLista"/>
        <w:numPr>
          <w:ilvl w:val="0"/>
          <w:numId w:val="25"/>
        </w:numPr>
      </w:pPr>
      <w:r w:rsidRPr="00CD4328">
        <w:t xml:space="preserve">Permite </w:t>
      </w:r>
      <w:r>
        <w:t>o</w:t>
      </w:r>
      <w:r w:rsidRPr="00CD4328">
        <w:t xml:space="preserve"> desenvolvimento duma interface visualmente agradável e simples de </w:t>
      </w:r>
      <w:r>
        <w:t>utilizar</w:t>
      </w:r>
      <w:r w:rsidRPr="00CD4328">
        <w:t xml:space="preserve">, sem ter de </w:t>
      </w:r>
      <w:r>
        <w:t xml:space="preserve">se </w:t>
      </w:r>
      <w:r w:rsidRPr="00CD4328">
        <w:t xml:space="preserve">colocar muito tempo </w:t>
      </w:r>
      <w:r>
        <w:t>no desenvolvimento da</w:t>
      </w:r>
      <w:r w:rsidRPr="00CD4328">
        <w:t xml:space="preserve"> mesma.</w:t>
      </w:r>
    </w:p>
    <w:p w:rsidR="00815E07" w:rsidRDefault="00815E07" w:rsidP="00815E07">
      <w:pPr>
        <w:ind w:firstLine="391"/>
      </w:pPr>
      <w:r>
        <w:t xml:space="preserve">A plataforma OutSystems permite um desenvolvimento rápido das aplicações através de um modo visual quer na componente </w:t>
      </w:r>
      <w:r w:rsidRPr="007B47BE">
        <w:rPr>
          <w:i/>
        </w:rPr>
        <w:t>web</w:t>
      </w:r>
      <w:r>
        <w:t xml:space="preserve"> quer na componente </w:t>
      </w:r>
      <w:r w:rsidRPr="00CB4C08">
        <w:rPr>
          <w:i/>
        </w:rPr>
        <w:t>mobile</w:t>
      </w:r>
      <w:r>
        <w:rPr>
          <w:i/>
        </w:rPr>
        <w:t xml:space="preserve">. </w:t>
      </w:r>
      <w:r>
        <w:t xml:space="preserve">As aplicações são </w:t>
      </w:r>
      <w:r w:rsidRPr="00CD4328">
        <w:t xml:space="preserve">publicadas utilizando a </w:t>
      </w:r>
      <w:r w:rsidRPr="00DE1E02">
        <w:rPr>
          <w:i/>
        </w:rPr>
        <w:t>framework</w:t>
      </w:r>
      <w:r>
        <w:t xml:space="preserve"> .Net</w:t>
      </w:r>
      <w:r w:rsidRPr="00CD4328">
        <w:t xml:space="preserve"> </w:t>
      </w:r>
      <w:r>
        <w:t>(</w:t>
      </w:r>
      <w:r w:rsidRPr="00CD4328">
        <w:t>linguagem C#</w:t>
      </w:r>
      <w:r>
        <w:t>). No</w:t>
      </w:r>
      <w:r w:rsidRPr="00CD4328">
        <w:t xml:space="preserve"> </w:t>
      </w:r>
      <w:r w:rsidRPr="00DE1E02">
        <w:rPr>
          <w:i/>
        </w:rPr>
        <w:t>back-end</w:t>
      </w:r>
      <w:r>
        <w:t>, utiliza uma base de dados SQL Server</w:t>
      </w:r>
      <w:r w:rsidRPr="00CD4328">
        <w:rPr>
          <w:rStyle w:val="tlid-translation"/>
        </w:rPr>
        <w:t xml:space="preserve"> </w:t>
      </w:r>
      <w:r>
        <w:rPr>
          <w:rStyle w:val="tlid-translation"/>
        </w:rPr>
        <w:t xml:space="preserve">e padrões JavaScript para produzir o </w:t>
      </w:r>
      <w:r w:rsidRPr="00A33A80">
        <w:rPr>
          <w:rStyle w:val="tlid-translation"/>
          <w:i/>
        </w:rPr>
        <w:t>front-end.</w:t>
      </w:r>
    </w:p>
    <w:p w:rsidR="00815E07" w:rsidRDefault="00815E07" w:rsidP="00815E07">
      <w:pPr>
        <w:ind w:firstLine="391"/>
      </w:pPr>
      <w:r>
        <w:t>Para tal desenvolvimento simples e rápido, a OutSystems inclui três servidores fundamentais e especializados numa área</w:t>
      </w:r>
      <w:r w:rsidR="005653AD">
        <w:t xml:space="preserve"> diferente, que iremos verificar nas próximas subsecções.</w:t>
      </w:r>
    </w:p>
    <w:p w:rsidR="00815E07" w:rsidRDefault="00AF30EF" w:rsidP="00AF30EF">
      <w:pPr>
        <w:pStyle w:val="Cabealho2"/>
        <w:numPr>
          <w:ilvl w:val="2"/>
          <w:numId w:val="27"/>
        </w:numPr>
      </w:pPr>
      <w:bookmarkStart w:id="198" w:name="_Ref512097107"/>
      <w:bookmarkStart w:id="199" w:name="_Toc512102629"/>
      <w:r>
        <w:lastRenderedPageBreak/>
        <w:t>Code Generator</w:t>
      </w:r>
      <w:bookmarkEnd w:id="198"/>
      <w:bookmarkEnd w:id="199"/>
    </w:p>
    <w:p w:rsidR="008E1176" w:rsidRDefault="00AF30EF" w:rsidP="008E1176">
      <w:r>
        <w:t xml:space="preserve">Este componente é responsável por ler a interface gráfica utilizada para desenvolver a aplicação e a partir </w:t>
      </w:r>
      <w:r w:rsidR="00E762F9">
        <w:t xml:space="preserve">da mesma e desenvolve os componentes nativos para correr no server da aplicação. Uma simples representação deste componente pode ser </w:t>
      </w:r>
      <w:r w:rsidR="00CF239F">
        <w:t>verificada</w:t>
      </w:r>
      <w:r w:rsidR="00E762F9">
        <w:t xml:space="preserve"> na </w:t>
      </w:r>
      <w:r w:rsidR="008E1176">
        <w:fldChar w:fldCharType="begin"/>
      </w:r>
      <w:r w:rsidR="008E1176">
        <w:instrText xml:space="preserve"> REF _Ref512089941 \h </w:instrText>
      </w:r>
      <w:r w:rsidR="008E1176">
        <w:fldChar w:fldCharType="separate"/>
      </w:r>
      <w:r w:rsidR="0065317A">
        <w:t xml:space="preserve">Figura </w:t>
      </w:r>
      <w:r w:rsidR="0065317A">
        <w:rPr>
          <w:noProof/>
        </w:rPr>
        <w:t>2</w:t>
      </w:r>
      <w:r w:rsidR="008E1176">
        <w:fldChar w:fldCharType="end"/>
      </w:r>
      <w:r w:rsidR="008E1176">
        <w:t>.</w:t>
      </w:r>
    </w:p>
    <w:p w:rsidR="008E1176" w:rsidRDefault="008E1176" w:rsidP="008E1176">
      <w:pPr>
        <w:jc w:val="center"/>
      </w:pPr>
      <w:r>
        <w:rPr>
          <w:noProof/>
        </w:rPr>
        <w:drawing>
          <wp:inline distT="0" distB="0" distL="0" distR="0">
            <wp:extent cx="3714750" cy="2990850"/>
            <wp:effectExtent l="0" t="0" r="0" b="0"/>
            <wp:docPr id="17" name="Imagem 17" descr="C:\Users\Diogo\AppData\Local\Microsoft\Windows\INetCache\Content.Word\code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ode gener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4750" cy="2990850"/>
                    </a:xfrm>
                    <a:prstGeom prst="rect">
                      <a:avLst/>
                    </a:prstGeom>
                    <a:noFill/>
                    <a:ln>
                      <a:noFill/>
                    </a:ln>
                  </pic:spPr>
                </pic:pic>
              </a:graphicData>
            </a:graphic>
          </wp:inline>
        </w:drawing>
      </w:r>
    </w:p>
    <w:p w:rsidR="00CF239F" w:rsidRDefault="008E1176" w:rsidP="008E1176">
      <w:pPr>
        <w:pStyle w:val="Legenda"/>
      </w:pPr>
      <w:bookmarkStart w:id="200" w:name="_Ref512089941"/>
      <w:bookmarkStart w:id="201" w:name="_Ref512089934"/>
      <w:bookmarkStart w:id="202" w:name="_Toc512108128"/>
      <w:r>
        <w:t xml:space="preserve">Figura </w:t>
      </w:r>
      <w:r w:rsidR="000D6232">
        <w:fldChar w:fldCharType="begin"/>
      </w:r>
      <w:r w:rsidR="000D6232">
        <w:instrText xml:space="preserve"> SEQ Figura \* ARABIC </w:instrText>
      </w:r>
      <w:r w:rsidR="000D6232">
        <w:fldChar w:fldCharType="separate"/>
      </w:r>
      <w:r w:rsidR="0065317A">
        <w:rPr>
          <w:noProof/>
        </w:rPr>
        <w:t>2</w:t>
      </w:r>
      <w:r w:rsidR="000D6232">
        <w:rPr>
          <w:noProof/>
        </w:rPr>
        <w:fldChar w:fldCharType="end"/>
      </w:r>
      <w:bookmarkEnd w:id="200"/>
      <w:r>
        <w:t xml:space="preserve"> - Componentes OutSystems, Code Generator</w:t>
      </w:r>
      <w:bookmarkEnd w:id="201"/>
      <w:r>
        <w:t xml:space="preserve"> </w:t>
      </w:r>
      <w:sdt>
        <w:sdtPr>
          <w:id w:val="-1697776489"/>
          <w:citation/>
        </w:sdtPr>
        <w:sdtEndPr/>
        <w:sdtContent>
          <w:r>
            <w:fldChar w:fldCharType="begin"/>
          </w:r>
          <w:r>
            <w:instrText xml:space="preserve"> CITATION Out18 \l 2070 </w:instrText>
          </w:r>
          <w:r>
            <w:fldChar w:fldCharType="separate"/>
          </w:r>
          <w:r w:rsidRPr="008E1176">
            <w:rPr>
              <w:noProof/>
            </w:rPr>
            <w:t>[5]</w:t>
          </w:r>
          <w:r>
            <w:fldChar w:fldCharType="end"/>
          </w:r>
        </w:sdtContent>
      </w:sdt>
      <w:bookmarkEnd w:id="202"/>
    </w:p>
    <w:p w:rsidR="008E1176" w:rsidRDefault="008E1176" w:rsidP="000B147E">
      <w:r>
        <w:tab/>
        <w:t>Este componente tem a responsabilidade de:</w:t>
      </w:r>
    </w:p>
    <w:p w:rsidR="008E1176" w:rsidRDefault="008E1176" w:rsidP="008E1176">
      <w:pPr>
        <w:pStyle w:val="PargrafodaLista"/>
        <w:numPr>
          <w:ilvl w:val="0"/>
          <w:numId w:val="28"/>
        </w:numPr>
        <w:ind w:left="1077" w:hanging="357"/>
      </w:pPr>
      <w:r>
        <w:t>executar uma análise profunda da interface gráfica, cuja informação é utilizada para verificar dependências externas e aplicar otimizações a aplicação</w:t>
      </w:r>
      <w:ins w:id="203" w:author="Rui" w:date="2018-04-22T17:58:00Z">
        <w:r w:rsidR="00743256">
          <w:t>,</w:t>
        </w:r>
      </w:ins>
      <w:del w:id="204" w:author="Rui" w:date="2018-04-22T17:58:00Z">
        <w:r w:rsidDel="00743256">
          <w:delText>.</w:delText>
        </w:r>
      </w:del>
    </w:p>
    <w:p w:rsidR="00165298" w:rsidRDefault="00165298" w:rsidP="008E1176">
      <w:pPr>
        <w:pStyle w:val="PargrafodaLista"/>
        <w:numPr>
          <w:ilvl w:val="0"/>
          <w:numId w:val="28"/>
        </w:numPr>
        <w:ind w:left="1077" w:hanging="357"/>
      </w:pPr>
      <w:r>
        <w:t>verificar</w:t>
      </w:r>
      <w:r w:rsidR="008E1176">
        <w:t xml:space="preserve"> otimizações </w:t>
      </w:r>
      <w:r>
        <w:t>possíveis sobre o código</w:t>
      </w:r>
      <w:ins w:id="205" w:author="Rui" w:date="2018-04-22T17:58:00Z">
        <w:r w:rsidR="00743256">
          <w:t>,</w:t>
        </w:r>
      </w:ins>
      <w:del w:id="206" w:author="Rui" w:date="2018-04-22T17:58:00Z">
        <w:r w:rsidDel="00743256">
          <w:delText>.</w:delText>
        </w:r>
      </w:del>
    </w:p>
    <w:p w:rsidR="008E1176" w:rsidRDefault="008E1176" w:rsidP="00165298">
      <w:pPr>
        <w:pStyle w:val="PargrafodaLista"/>
        <w:numPr>
          <w:ilvl w:val="1"/>
          <w:numId w:val="28"/>
        </w:numPr>
        <w:ind w:left="1775" w:hanging="357"/>
      </w:pPr>
      <w:r>
        <w:t>Por exemplo, se um</w:t>
      </w:r>
      <w:ins w:id="207" w:author="Rui" w:date="2018-04-22T17:57:00Z">
        <w:r w:rsidR="00743256">
          <w:t>a</w:t>
        </w:r>
      </w:ins>
      <w:r>
        <w:t xml:space="preserve"> </w:t>
      </w:r>
      <w:r w:rsidR="00D8609C">
        <w:t>aplicação incluir</w:t>
      </w:r>
      <w:r>
        <w:t xml:space="preserve"> uma consulta </w:t>
      </w:r>
      <w:r w:rsidR="00D8609C">
        <w:t>a base de dados</w:t>
      </w:r>
      <w:r>
        <w:t xml:space="preserve">, </w:t>
      </w:r>
      <w:r w:rsidR="00D8609C">
        <w:t>mas o resultado nunca é utilizado, então a mesma não é incluída no código final</w:t>
      </w:r>
    </w:p>
    <w:p w:rsidR="008E1176" w:rsidRDefault="00D8609C" w:rsidP="008E1176">
      <w:pPr>
        <w:pStyle w:val="PargrafodaLista"/>
        <w:numPr>
          <w:ilvl w:val="0"/>
          <w:numId w:val="28"/>
        </w:numPr>
        <w:ind w:left="1077" w:hanging="357"/>
      </w:pPr>
      <w:r>
        <w:t>g</w:t>
      </w:r>
      <w:r w:rsidR="008E1176">
        <w:t>era</w:t>
      </w:r>
      <w:r>
        <w:t>r</w:t>
      </w:r>
      <w:r w:rsidR="008E1176">
        <w:t xml:space="preserve"> </w:t>
      </w:r>
      <w:r w:rsidR="008E1176" w:rsidRPr="00743256">
        <w:rPr>
          <w:i/>
          <w:rPrChange w:id="208" w:author="Rui" w:date="2018-04-22T17:58:00Z">
            <w:rPr/>
          </w:rPrChange>
        </w:rPr>
        <w:t>proxies</w:t>
      </w:r>
      <w:r w:rsidR="008E1176">
        <w:t xml:space="preserve"> de integração para isolar </w:t>
      </w:r>
      <w:r>
        <w:t>uma</w:t>
      </w:r>
      <w:r w:rsidR="008E1176">
        <w:t xml:space="preserve"> </w:t>
      </w:r>
      <w:r>
        <w:t>aplicação</w:t>
      </w:r>
      <w:r w:rsidR="008E1176">
        <w:t xml:space="preserve"> de alterações </w:t>
      </w:r>
      <w:r>
        <w:t>realizadas</w:t>
      </w:r>
      <w:r w:rsidR="008E1176">
        <w:t xml:space="preserve"> </w:t>
      </w:r>
      <w:r>
        <w:t xml:space="preserve">sobre </w:t>
      </w:r>
      <w:r w:rsidR="008E1176">
        <w:t>serviços externos</w:t>
      </w:r>
      <w:ins w:id="209" w:author="Rui" w:date="2018-04-22T17:58:00Z">
        <w:r w:rsidR="00743256">
          <w:t>,</w:t>
        </w:r>
      </w:ins>
      <w:del w:id="210" w:author="Rui" w:date="2018-04-22T17:58:00Z">
        <w:r w:rsidR="008E1176" w:rsidDel="00743256">
          <w:delText>.</w:delText>
        </w:r>
      </w:del>
    </w:p>
    <w:p w:rsidR="008E1176" w:rsidRDefault="00D52103" w:rsidP="008E1176">
      <w:pPr>
        <w:pStyle w:val="PargrafodaLista"/>
        <w:numPr>
          <w:ilvl w:val="0"/>
          <w:numId w:val="28"/>
        </w:numPr>
        <w:ind w:left="1077" w:hanging="357"/>
      </w:pPr>
      <w:r>
        <w:t>g</w:t>
      </w:r>
      <w:r w:rsidR="008E1176">
        <w:t>era</w:t>
      </w:r>
      <w:r>
        <w:t>r</w:t>
      </w:r>
      <w:r w:rsidR="008E1176">
        <w:t xml:space="preserve"> código nativo para todas as camadas na pilha de aplicativos: do SQL para interagir com o </w:t>
      </w:r>
      <w:r w:rsidR="00635312">
        <w:t>base de dados</w:t>
      </w:r>
      <w:r w:rsidR="008E1176">
        <w:t xml:space="preserve"> e os serviços de lógica de negócios de </w:t>
      </w:r>
      <w:r w:rsidR="008E1176" w:rsidRPr="00743256">
        <w:rPr>
          <w:i/>
          <w:rPrChange w:id="211" w:author="Rui" w:date="2018-04-22T17:59:00Z">
            <w:rPr/>
          </w:rPrChange>
        </w:rPr>
        <w:t>back</w:t>
      </w:r>
      <w:ins w:id="212" w:author="Rui" w:date="2018-04-22T17:59:00Z">
        <w:r w:rsidR="00743256" w:rsidRPr="00743256">
          <w:rPr>
            <w:i/>
            <w:rPrChange w:id="213" w:author="Rui" w:date="2018-04-22T17:59:00Z">
              <w:rPr/>
            </w:rPrChange>
          </w:rPr>
          <w:t>-</w:t>
        </w:r>
      </w:ins>
      <w:r w:rsidR="008E1176" w:rsidRPr="00743256">
        <w:rPr>
          <w:i/>
          <w:rPrChange w:id="214" w:author="Rui" w:date="2018-04-22T17:59:00Z">
            <w:rPr/>
          </w:rPrChange>
        </w:rPr>
        <w:t>end</w:t>
      </w:r>
      <w:r w:rsidR="008E1176">
        <w:t xml:space="preserve"> para os componentes JavaScript no </w:t>
      </w:r>
      <w:r w:rsidR="008E1176" w:rsidRPr="00743256">
        <w:rPr>
          <w:i/>
          <w:rPrChange w:id="215" w:author="Rui" w:date="2018-04-22T17:59:00Z">
            <w:rPr/>
          </w:rPrChange>
        </w:rPr>
        <w:t>front</w:t>
      </w:r>
      <w:ins w:id="216" w:author="Rui" w:date="2018-04-22T17:59:00Z">
        <w:r w:rsidR="00743256" w:rsidRPr="00743256">
          <w:rPr>
            <w:i/>
            <w:rPrChange w:id="217" w:author="Rui" w:date="2018-04-22T17:59:00Z">
              <w:rPr/>
            </w:rPrChange>
          </w:rPr>
          <w:t>-</w:t>
        </w:r>
      </w:ins>
      <w:r w:rsidR="008E1176" w:rsidRPr="00743256">
        <w:rPr>
          <w:i/>
          <w:rPrChange w:id="218" w:author="Rui" w:date="2018-04-22T17:59:00Z">
            <w:rPr/>
          </w:rPrChange>
        </w:rPr>
        <w:t>end</w:t>
      </w:r>
      <w:ins w:id="219" w:author="Rui" w:date="2018-04-22T17:58:00Z">
        <w:r w:rsidR="00743256">
          <w:t>,</w:t>
        </w:r>
      </w:ins>
      <w:del w:id="220" w:author="Rui" w:date="2018-04-22T17:58:00Z">
        <w:r w:rsidR="008E1176" w:rsidDel="00743256">
          <w:delText>.</w:delText>
        </w:r>
      </w:del>
    </w:p>
    <w:p w:rsidR="008E1176" w:rsidRDefault="00D52103" w:rsidP="00D52103">
      <w:pPr>
        <w:pStyle w:val="PargrafodaLista"/>
        <w:numPr>
          <w:ilvl w:val="0"/>
          <w:numId w:val="28"/>
        </w:numPr>
        <w:ind w:left="1077" w:hanging="357"/>
      </w:pPr>
      <w:r>
        <w:t>a</w:t>
      </w:r>
      <w:r w:rsidR="008E1176">
        <w:t>grupa</w:t>
      </w:r>
      <w:r>
        <w:t>r</w:t>
      </w:r>
      <w:del w:id="221" w:author="Rui" w:date="2018-04-22T17:59:00Z">
        <w:r w:rsidR="008E1176" w:rsidDel="00743256">
          <w:delText xml:space="preserve"> o</w:delText>
        </w:r>
      </w:del>
      <w:r w:rsidR="008E1176">
        <w:t xml:space="preserve"> </w:t>
      </w:r>
      <w:r>
        <w:t>as capacidades de gerir</w:t>
      </w:r>
      <w:r w:rsidR="008E1176">
        <w:t xml:space="preserve"> de sessão, aute</w:t>
      </w:r>
      <w:r>
        <w:t>nticação e configurações para a aplicação</w:t>
      </w:r>
      <w:ins w:id="222" w:author="Rui" w:date="2018-04-22T17:59:00Z">
        <w:r w:rsidR="00743256">
          <w:t>,</w:t>
        </w:r>
      </w:ins>
      <w:del w:id="223" w:author="Rui" w:date="2018-04-22T17:59:00Z">
        <w:r w:rsidR="008E1176" w:rsidDel="00743256">
          <w:delText>.</w:delText>
        </w:r>
      </w:del>
    </w:p>
    <w:p w:rsidR="008E1176" w:rsidRDefault="00347B34" w:rsidP="008E1176">
      <w:pPr>
        <w:pStyle w:val="PargrafodaLista"/>
        <w:numPr>
          <w:ilvl w:val="0"/>
          <w:numId w:val="28"/>
        </w:numPr>
        <w:ind w:left="1077" w:hanging="357"/>
      </w:pPr>
      <w:r>
        <w:t>a</w:t>
      </w:r>
      <w:r w:rsidR="008E1176">
        <w:t>diciona</w:t>
      </w:r>
      <w:r>
        <w:t>r</w:t>
      </w:r>
      <w:r w:rsidR="008E1176">
        <w:t xml:space="preserve"> recursos de registro e monitoramento </w:t>
      </w:r>
      <w:r>
        <w:t>a aplicação</w:t>
      </w:r>
      <w:ins w:id="224" w:author="Rui" w:date="2018-04-22T17:59:00Z">
        <w:r w:rsidR="00743256">
          <w:t>,</w:t>
        </w:r>
      </w:ins>
    </w:p>
    <w:p w:rsidR="00AF42CB" w:rsidRPr="000B147E" w:rsidRDefault="00347B34" w:rsidP="008E1176">
      <w:pPr>
        <w:pStyle w:val="PargrafodaLista"/>
        <w:numPr>
          <w:ilvl w:val="0"/>
          <w:numId w:val="28"/>
        </w:numPr>
        <w:ind w:left="1077" w:hanging="357"/>
      </w:pPr>
      <w:r>
        <w:t>gerir</w:t>
      </w:r>
      <w:r w:rsidR="008E1176">
        <w:t xml:space="preserve"> os scripts de construção para atualizar o modelo de </w:t>
      </w:r>
      <w:r w:rsidR="00635312">
        <w:t>base de dados</w:t>
      </w:r>
      <w:r w:rsidR="008E1176">
        <w:t xml:space="preserve"> e implementar </w:t>
      </w:r>
      <w:r>
        <w:t>a aplicação</w:t>
      </w:r>
      <w:ins w:id="225" w:author="Rui" w:date="2018-04-22T17:59:00Z">
        <w:r w:rsidR="00743256">
          <w:t>.</w:t>
        </w:r>
      </w:ins>
    </w:p>
    <w:p w:rsidR="00036BAC" w:rsidRDefault="00036BAC" w:rsidP="00036BAC">
      <w:pPr>
        <w:pStyle w:val="Cabealho2"/>
        <w:numPr>
          <w:ilvl w:val="2"/>
          <w:numId w:val="27"/>
        </w:numPr>
      </w:pPr>
      <w:bookmarkStart w:id="226" w:name="_Ref512097233"/>
      <w:bookmarkStart w:id="227" w:name="_Toc512102630"/>
      <w:r>
        <w:lastRenderedPageBreak/>
        <w:t>Deployment Services</w:t>
      </w:r>
      <w:bookmarkEnd w:id="226"/>
      <w:bookmarkEnd w:id="227"/>
    </w:p>
    <w:p w:rsidR="006D140B" w:rsidRDefault="00036BAC" w:rsidP="00FC667E">
      <w:r>
        <w:t>Neste componente</w:t>
      </w:r>
      <w:r w:rsidR="00DA33FD">
        <w:t xml:space="preserve"> da arquitetura da OutSystems,</w:t>
      </w:r>
      <w:r>
        <w:t xml:space="preserve"> </w:t>
      </w:r>
      <w:r w:rsidR="00DA33FD">
        <w:t>os componentes gerados d</w:t>
      </w:r>
      <w:ins w:id="228" w:author="Rui" w:date="2018-04-22T18:00:00Z">
        <w:r w:rsidR="00743256">
          <w:t xml:space="preserve">e </w:t>
        </w:r>
      </w:ins>
      <w:r w:rsidR="00DA33FD">
        <w:t xml:space="preserve">uma aplicação são aplicados num server de aplicações, garantido que a mesma é instalada consistentemente em cada servidor </w:t>
      </w:r>
      <w:r w:rsidR="00DA33FD" w:rsidRPr="00743256">
        <w:rPr>
          <w:i/>
          <w:rPrChange w:id="229" w:author="Rui" w:date="2018-04-22T18:01:00Z">
            <w:rPr/>
          </w:rPrChange>
        </w:rPr>
        <w:t>front-end</w:t>
      </w:r>
      <w:r w:rsidR="00DA33FD">
        <w:t xml:space="preserve"> da </w:t>
      </w:r>
      <w:r w:rsidR="00DA33FD" w:rsidRPr="00743256">
        <w:rPr>
          <w:i/>
          <w:rPrChange w:id="230" w:author="Rui" w:date="2018-04-22T18:01:00Z">
            <w:rPr/>
          </w:rPrChange>
        </w:rPr>
        <w:t>farm</w:t>
      </w:r>
      <w:r w:rsidR="00DA33FD">
        <w:t xml:space="preserve"> de servidores da organização dona da aplicação.</w:t>
      </w:r>
      <w:r w:rsidR="004B27DD">
        <w:t xml:space="preserve"> </w:t>
      </w:r>
    </w:p>
    <w:p w:rsidR="004B27DD" w:rsidRDefault="004B27DD" w:rsidP="00FC667E">
      <w:r>
        <w:tab/>
        <w:t xml:space="preserve">A </w:t>
      </w:r>
      <w:r>
        <w:fldChar w:fldCharType="begin"/>
      </w:r>
      <w:r>
        <w:instrText xml:space="preserve"> REF _Ref512091410 \h </w:instrText>
      </w:r>
      <w:r>
        <w:fldChar w:fldCharType="separate"/>
      </w:r>
      <w:r w:rsidR="0065317A" w:rsidRPr="0065317A">
        <w:t xml:space="preserve">Figura </w:t>
      </w:r>
      <w:r w:rsidR="0065317A" w:rsidRPr="0065317A">
        <w:rPr>
          <w:noProof/>
        </w:rPr>
        <w:t>3</w:t>
      </w:r>
      <w:r>
        <w:fldChar w:fldCharType="end"/>
      </w:r>
      <w:r>
        <w:t>, que se segue, demonstra uma simples representação deste componente.</w:t>
      </w:r>
    </w:p>
    <w:p w:rsidR="004B27DD" w:rsidRDefault="004B27DD" w:rsidP="004B27DD">
      <w:pPr>
        <w:keepNext/>
        <w:jc w:val="center"/>
      </w:pPr>
      <w:r>
        <w:rPr>
          <w:noProof/>
        </w:rPr>
        <w:drawing>
          <wp:inline distT="0" distB="0" distL="0" distR="0">
            <wp:extent cx="3152775" cy="2562225"/>
            <wp:effectExtent l="0" t="0" r="9525" b="9525"/>
            <wp:docPr id="21" name="Imagem 21" descr="C:\Users\Diogo\AppData\Local\Microsoft\Windows\INetCache\Content.Word\Deployment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Deployment servic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2562225"/>
                    </a:xfrm>
                    <a:prstGeom prst="rect">
                      <a:avLst/>
                    </a:prstGeom>
                    <a:noFill/>
                    <a:ln>
                      <a:noFill/>
                    </a:ln>
                  </pic:spPr>
                </pic:pic>
              </a:graphicData>
            </a:graphic>
          </wp:inline>
        </w:drawing>
      </w:r>
    </w:p>
    <w:p w:rsidR="00DA33FD" w:rsidRPr="004B27DD" w:rsidRDefault="004B27DD" w:rsidP="004B27DD">
      <w:pPr>
        <w:pStyle w:val="Legenda"/>
        <w:rPr>
          <w:lang w:val="en-US"/>
        </w:rPr>
      </w:pPr>
      <w:bookmarkStart w:id="231" w:name="_Ref512091410"/>
      <w:bookmarkStart w:id="232" w:name="_Toc512108129"/>
      <w:r w:rsidRPr="004B27DD">
        <w:rPr>
          <w:lang w:val="en-US"/>
        </w:rPr>
        <w:t xml:space="preserve">Figura </w:t>
      </w:r>
      <w:r>
        <w:fldChar w:fldCharType="begin"/>
      </w:r>
      <w:r w:rsidRPr="004B27DD">
        <w:rPr>
          <w:lang w:val="en-US"/>
        </w:rPr>
        <w:instrText xml:space="preserve"> SEQ Figura \* ARABIC </w:instrText>
      </w:r>
      <w:r>
        <w:fldChar w:fldCharType="separate"/>
      </w:r>
      <w:r w:rsidR="0065317A">
        <w:rPr>
          <w:noProof/>
          <w:lang w:val="en-US"/>
        </w:rPr>
        <w:t>3</w:t>
      </w:r>
      <w:r>
        <w:fldChar w:fldCharType="end"/>
      </w:r>
      <w:bookmarkEnd w:id="231"/>
      <w:r w:rsidRPr="004B27DD">
        <w:rPr>
          <w:lang w:val="en-US"/>
        </w:rPr>
        <w:t xml:space="preserve"> - Arquite</w:t>
      </w:r>
      <w:del w:id="233" w:author="Rui" w:date="2018-04-22T18:01:00Z">
        <w:r w:rsidRPr="004B27DD" w:rsidDel="00743256">
          <w:rPr>
            <w:lang w:val="en-US"/>
          </w:rPr>
          <w:delText>c</w:delText>
        </w:r>
      </w:del>
      <w:r w:rsidRPr="004B27DD">
        <w:rPr>
          <w:lang w:val="en-US"/>
        </w:rPr>
        <w:t xml:space="preserve">tura OutSystems, Deployment Services </w:t>
      </w:r>
      <w:sdt>
        <w:sdtPr>
          <w:rPr>
            <w:lang w:val="en-US"/>
          </w:rPr>
          <w:id w:val="2095128443"/>
          <w:citation/>
        </w:sdtPr>
        <w:sdtEndPr/>
        <w:sdtContent>
          <w:r>
            <w:rPr>
              <w:lang w:val="en-US"/>
            </w:rPr>
            <w:fldChar w:fldCharType="begin"/>
          </w:r>
          <w:r w:rsidRPr="004B27DD">
            <w:rPr>
              <w:lang w:val="en-US"/>
            </w:rPr>
            <w:instrText xml:space="preserve"> CITATION Out18 \l 2070 </w:instrText>
          </w:r>
          <w:r>
            <w:rPr>
              <w:lang w:val="en-US"/>
            </w:rPr>
            <w:fldChar w:fldCharType="separate"/>
          </w:r>
          <w:r w:rsidRPr="004B27DD">
            <w:rPr>
              <w:noProof/>
              <w:lang w:val="en-US"/>
            </w:rPr>
            <w:t>[5]</w:t>
          </w:r>
          <w:r>
            <w:rPr>
              <w:lang w:val="en-US"/>
            </w:rPr>
            <w:fldChar w:fldCharType="end"/>
          </w:r>
        </w:sdtContent>
      </w:sdt>
      <w:bookmarkEnd w:id="232"/>
    </w:p>
    <w:p w:rsidR="00067D28" w:rsidRDefault="004B27DD" w:rsidP="00067D28">
      <w:pPr>
        <w:ind w:firstLine="708"/>
      </w:pPr>
      <w:r w:rsidRPr="004B27DD">
        <w:t xml:space="preserve">Existem dois </w:t>
      </w:r>
      <w:r>
        <w:t>elementos</w:t>
      </w:r>
      <w:ins w:id="234" w:author="Rui" w:date="2018-04-22T18:02:00Z">
        <w:r w:rsidR="00743256">
          <w:t xml:space="preserve"> de</w:t>
        </w:r>
      </w:ins>
      <w:r>
        <w:t xml:space="preserve"> implementação principais neste componente:</w:t>
      </w:r>
    </w:p>
    <w:p w:rsidR="00067D28" w:rsidRDefault="004B27DD" w:rsidP="00067D28">
      <w:pPr>
        <w:pStyle w:val="PargrafodaLista"/>
        <w:numPr>
          <w:ilvl w:val="0"/>
          <w:numId w:val="30"/>
        </w:numPr>
        <w:ind w:left="1077" w:hanging="357"/>
      </w:pPr>
      <w:r w:rsidRPr="004B27DD">
        <w:t>O serviço de implantação</w:t>
      </w:r>
      <w:r w:rsidR="00067D28">
        <w:t xml:space="preserve">, que implanta a aplicação </w:t>
      </w:r>
      <w:r w:rsidRPr="004B27DD">
        <w:t xml:space="preserve">.NET </w:t>
      </w:r>
      <w:r w:rsidR="00067D28">
        <w:t xml:space="preserve">num servidor </w:t>
      </w:r>
      <w:r w:rsidR="00067D28" w:rsidRPr="00743256">
        <w:rPr>
          <w:i/>
          <w:rPrChange w:id="235" w:author="Rui" w:date="2018-04-22T18:02:00Z">
            <w:rPr/>
          </w:rPrChange>
        </w:rPr>
        <w:t>front-end</w:t>
      </w:r>
      <w:r w:rsidR="00067D28">
        <w:t xml:space="preserve"> específico</w:t>
      </w:r>
      <w:ins w:id="236" w:author="Rui" w:date="2018-04-22T18:02:00Z">
        <w:r w:rsidR="00743256">
          <w:t>,</w:t>
        </w:r>
      </w:ins>
      <w:del w:id="237" w:author="Rui" w:date="2018-04-22T18:02:00Z">
        <w:r w:rsidR="00067D28" w:rsidDel="00743256">
          <w:delText>.</w:delText>
        </w:r>
      </w:del>
    </w:p>
    <w:p w:rsidR="00067D28" w:rsidRPr="00067D28" w:rsidRDefault="004B27DD" w:rsidP="00067D28">
      <w:pPr>
        <w:pStyle w:val="PargrafodaLista"/>
        <w:numPr>
          <w:ilvl w:val="0"/>
          <w:numId w:val="30"/>
        </w:numPr>
        <w:ind w:left="1077" w:hanging="357"/>
      </w:pPr>
      <w:r w:rsidRPr="004B27DD">
        <w:t>O controlador de implantação</w:t>
      </w:r>
      <w:r w:rsidR="00067D28">
        <w:t>, que</w:t>
      </w:r>
      <w:r w:rsidRPr="004B27DD">
        <w:t xml:space="preserve"> coordena a implantação em todos os servidores </w:t>
      </w:r>
      <w:r w:rsidRPr="00743256">
        <w:rPr>
          <w:i/>
          <w:rPrChange w:id="238" w:author="Rui" w:date="2018-04-22T18:02:00Z">
            <w:rPr/>
          </w:rPrChange>
        </w:rPr>
        <w:t>front-end</w:t>
      </w:r>
      <w:del w:id="239" w:author="Rui" w:date="2018-04-22T18:02:00Z">
        <w:r w:rsidRPr="004B27DD" w:rsidDel="00743256">
          <w:delText xml:space="preserve"> </w:delText>
        </w:r>
      </w:del>
      <w:ins w:id="240" w:author="Rui" w:date="2018-04-22T18:02:00Z">
        <w:r w:rsidR="00743256">
          <w:t>.</w:t>
        </w:r>
      </w:ins>
    </w:p>
    <w:p w:rsidR="00067D28" w:rsidRDefault="00067D28" w:rsidP="00067D28">
      <w:pPr>
        <w:pStyle w:val="Cabealho2"/>
        <w:numPr>
          <w:ilvl w:val="2"/>
          <w:numId w:val="27"/>
        </w:numPr>
      </w:pPr>
      <w:bookmarkStart w:id="241" w:name="_Ref512097521"/>
      <w:bookmarkStart w:id="242" w:name="_Toc512102631"/>
      <w:r>
        <w:t>Applications Services</w:t>
      </w:r>
      <w:bookmarkEnd w:id="241"/>
      <w:bookmarkEnd w:id="242"/>
    </w:p>
    <w:p w:rsidR="00067D28" w:rsidRDefault="00067D28" w:rsidP="00067D28">
      <w:r>
        <w:t>A plataforma de desenvolvimento da OutSystems fornece servidores que administra</w:t>
      </w:r>
      <w:ins w:id="243" w:author="Rui" w:date="2018-04-22T18:02:00Z">
        <w:r w:rsidR="00743256">
          <w:t>m</w:t>
        </w:r>
      </w:ins>
      <w:r>
        <w:t xml:space="preserve"> as aplicações em tempo de execução. </w:t>
      </w:r>
    </w:p>
    <w:p w:rsidR="00067D28" w:rsidRDefault="00067D28" w:rsidP="00067D28">
      <w:r>
        <w:tab/>
        <w:t xml:space="preserve">Para tal inclui dois servidores separados: </w:t>
      </w:r>
    </w:p>
    <w:p w:rsidR="00067D28" w:rsidRDefault="00067D28" w:rsidP="00067D28">
      <w:pPr>
        <w:pStyle w:val="PargrafodaLista"/>
        <w:numPr>
          <w:ilvl w:val="0"/>
          <w:numId w:val="31"/>
        </w:numPr>
        <w:rPr>
          <w:rStyle w:val="Forte"/>
          <w:b w:val="0"/>
        </w:rPr>
      </w:pPr>
      <w:r>
        <w:t xml:space="preserve">O </w:t>
      </w:r>
      <w:r>
        <w:rPr>
          <w:rStyle w:val="Forte"/>
        </w:rPr>
        <w:t>S</w:t>
      </w:r>
      <w:r w:rsidRPr="00067D28">
        <w:rPr>
          <w:rStyle w:val="Forte"/>
          <w:b w:val="0"/>
        </w:rPr>
        <w:t xml:space="preserve">cheduler Service, que administra a execução de </w:t>
      </w:r>
      <w:r w:rsidRPr="00743256">
        <w:rPr>
          <w:rStyle w:val="Forte"/>
          <w:b w:val="0"/>
          <w:i/>
          <w:rPrChange w:id="244" w:author="Rui" w:date="2018-04-22T18:02:00Z">
            <w:rPr>
              <w:rStyle w:val="Forte"/>
              <w:b w:val="0"/>
            </w:rPr>
          </w:rPrChange>
        </w:rPr>
        <w:t>th</w:t>
      </w:r>
      <w:ins w:id="245" w:author="Rui" w:date="2018-04-22T18:02:00Z">
        <w:r w:rsidR="00743256" w:rsidRPr="00743256">
          <w:rPr>
            <w:rStyle w:val="Forte"/>
            <w:b w:val="0"/>
            <w:i/>
            <w:rPrChange w:id="246" w:author="Rui" w:date="2018-04-22T18:02:00Z">
              <w:rPr>
                <w:rStyle w:val="Forte"/>
                <w:b w:val="0"/>
              </w:rPr>
            </w:rPrChange>
          </w:rPr>
          <w:t>r</w:t>
        </w:r>
      </w:ins>
      <w:r w:rsidRPr="00743256">
        <w:rPr>
          <w:rStyle w:val="Forte"/>
          <w:b w:val="0"/>
          <w:i/>
          <w:rPrChange w:id="247" w:author="Rui" w:date="2018-04-22T18:02:00Z">
            <w:rPr>
              <w:rStyle w:val="Forte"/>
              <w:b w:val="0"/>
            </w:rPr>
          </w:rPrChange>
        </w:rPr>
        <w:t>ea</w:t>
      </w:r>
      <w:del w:id="248" w:author="Rui" w:date="2018-04-22T18:02:00Z">
        <w:r w:rsidRPr="00743256" w:rsidDel="00743256">
          <w:rPr>
            <w:rStyle w:val="Forte"/>
            <w:b w:val="0"/>
            <w:i/>
            <w:rPrChange w:id="249" w:author="Rui" w:date="2018-04-22T18:02:00Z">
              <w:rPr>
                <w:rStyle w:val="Forte"/>
                <w:b w:val="0"/>
              </w:rPr>
            </w:rPrChange>
          </w:rPr>
          <w:delText>r</w:delText>
        </w:r>
      </w:del>
      <w:r w:rsidRPr="00743256">
        <w:rPr>
          <w:rStyle w:val="Forte"/>
          <w:b w:val="0"/>
          <w:i/>
          <w:rPrChange w:id="250" w:author="Rui" w:date="2018-04-22T18:02:00Z">
            <w:rPr>
              <w:rStyle w:val="Forte"/>
              <w:b w:val="0"/>
            </w:rPr>
          </w:rPrChange>
        </w:rPr>
        <w:t>ds</w:t>
      </w:r>
      <w:r w:rsidRPr="00067D28">
        <w:rPr>
          <w:rStyle w:val="Forte"/>
          <w:b w:val="0"/>
        </w:rPr>
        <w:t xml:space="preserve"> planeadas. </w:t>
      </w:r>
    </w:p>
    <w:p w:rsidR="00067D28" w:rsidRDefault="00067D28" w:rsidP="00067D28">
      <w:pPr>
        <w:pStyle w:val="PargrafodaLista"/>
        <w:numPr>
          <w:ilvl w:val="2"/>
          <w:numId w:val="31"/>
        </w:numPr>
        <w:rPr>
          <w:bCs/>
        </w:rPr>
      </w:pPr>
      <w:r>
        <w:rPr>
          <w:bCs/>
        </w:rPr>
        <w:t xml:space="preserve">Este servidor pode ser verificado na </w:t>
      </w:r>
      <w:r w:rsidR="00E46E63">
        <w:rPr>
          <w:bCs/>
        </w:rPr>
        <w:fldChar w:fldCharType="begin"/>
      </w:r>
      <w:r w:rsidR="00E46E63">
        <w:rPr>
          <w:bCs/>
        </w:rPr>
        <w:instrText xml:space="preserve"> REF _Ref512095053 \h </w:instrText>
      </w:r>
      <w:r w:rsidR="00E46E63">
        <w:rPr>
          <w:bCs/>
        </w:rPr>
      </w:r>
      <w:r w:rsidR="00E46E63">
        <w:rPr>
          <w:bCs/>
        </w:rPr>
        <w:fldChar w:fldCharType="separate"/>
      </w:r>
      <w:r w:rsidR="0065317A" w:rsidRPr="0065317A">
        <w:t xml:space="preserve">Figura </w:t>
      </w:r>
      <w:r w:rsidR="0065317A" w:rsidRPr="0065317A">
        <w:rPr>
          <w:noProof/>
        </w:rPr>
        <w:t>4</w:t>
      </w:r>
      <w:r w:rsidR="00E46E63">
        <w:rPr>
          <w:bCs/>
        </w:rPr>
        <w:fldChar w:fldCharType="end"/>
      </w:r>
    </w:p>
    <w:p w:rsidR="00CF6841" w:rsidRDefault="00067D28" w:rsidP="00067D28">
      <w:pPr>
        <w:pStyle w:val="PargrafodaLista"/>
        <w:numPr>
          <w:ilvl w:val="1"/>
          <w:numId w:val="31"/>
        </w:numPr>
        <w:ind w:left="1066" w:hanging="357"/>
        <w:rPr>
          <w:bCs/>
        </w:rPr>
      </w:pPr>
      <w:r>
        <w:rPr>
          <w:bCs/>
        </w:rPr>
        <w:t xml:space="preserve">O Log Service, responsável por gerir erros, auditorias e </w:t>
      </w:r>
      <w:r w:rsidR="00CF6841">
        <w:rPr>
          <w:bCs/>
        </w:rPr>
        <w:t>o desempenho d</w:t>
      </w:r>
      <w:ins w:id="251" w:author="Rui" w:date="2018-04-22T18:02:00Z">
        <w:r w:rsidR="00743256">
          <w:rPr>
            <w:bCs/>
          </w:rPr>
          <w:t xml:space="preserve">e </w:t>
        </w:r>
      </w:ins>
      <w:r w:rsidR="00CF6841">
        <w:rPr>
          <w:bCs/>
        </w:rPr>
        <w:t>uma aplicação</w:t>
      </w:r>
    </w:p>
    <w:p w:rsidR="00067D28" w:rsidRPr="00067D28" w:rsidRDefault="00CF6841" w:rsidP="00CF6841">
      <w:pPr>
        <w:pStyle w:val="PargrafodaLista"/>
        <w:numPr>
          <w:ilvl w:val="2"/>
          <w:numId w:val="31"/>
        </w:numPr>
        <w:rPr>
          <w:bCs/>
        </w:rPr>
      </w:pPr>
      <w:r>
        <w:rPr>
          <w:bCs/>
        </w:rPr>
        <w:t xml:space="preserve">A </w:t>
      </w:r>
      <w:r w:rsidR="00E46E63">
        <w:rPr>
          <w:bCs/>
        </w:rPr>
        <w:fldChar w:fldCharType="begin"/>
      </w:r>
      <w:r w:rsidR="00E46E63">
        <w:rPr>
          <w:bCs/>
        </w:rPr>
        <w:instrText xml:space="preserve"> REF _Ref512095061 \h </w:instrText>
      </w:r>
      <w:r w:rsidR="00E46E63">
        <w:rPr>
          <w:bCs/>
        </w:rPr>
      </w:r>
      <w:r w:rsidR="00E46E63">
        <w:rPr>
          <w:bCs/>
        </w:rPr>
        <w:fldChar w:fldCharType="separate"/>
      </w:r>
      <w:r w:rsidR="0065317A">
        <w:t xml:space="preserve">Figura </w:t>
      </w:r>
      <w:r w:rsidR="0065317A">
        <w:rPr>
          <w:noProof/>
        </w:rPr>
        <w:t>5</w:t>
      </w:r>
      <w:r w:rsidR="00E46E63">
        <w:rPr>
          <w:bCs/>
        </w:rPr>
        <w:fldChar w:fldCharType="end"/>
      </w:r>
      <w:r>
        <w:rPr>
          <w:bCs/>
        </w:rPr>
        <w:t xml:space="preserve"> demonstra uma representação deste servidor</w:t>
      </w:r>
    </w:p>
    <w:p w:rsidR="00036BAC" w:rsidRDefault="00067D28" w:rsidP="00067D28">
      <w:r w:rsidRPr="004B27DD">
        <w:rPr>
          <w:b/>
        </w:rPr>
        <w:t xml:space="preserve"> </w:t>
      </w:r>
      <w:r w:rsidR="00507468" w:rsidRPr="004B27DD">
        <w:br w:type="page"/>
      </w:r>
    </w:p>
    <w:p w:rsidR="00E46E63" w:rsidRDefault="00E46E63" w:rsidP="00E46E63">
      <w:pPr>
        <w:keepNext/>
        <w:spacing w:after="200" w:line="276" w:lineRule="auto"/>
        <w:jc w:val="center"/>
      </w:pPr>
      <w:r>
        <w:rPr>
          <w:noProof/>
        </w:rPr>
        <w:lastRenderedPageBreak/>
        <w:drawing>
          <wp:inline distT="0" distB="0" distL="0" distR="0">
            <wp:extent cx="3181350" cy="2552700"/>
            <wp:effectExtent l="0" t="0" r="0" b="0"/>
            <wp:docPr id="31" name="Imagem 31" descr="C:\Users\Diogo\AppData\Local\Microsoft\Windows\INetCache\Content.Word\Scheduler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Scheduler servi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0" cy="2552700"/>
                    </a:xfrm>
                    <a:prstGeom prst="rect">
                      <a:avLst/>
                    </a:prstGeom>
                    <a:noFill/>
                    <a:ln>
                      <a:noFill/>
                    </a:ln>
                  </pic:spPr>
                </pic:pic>
              </a:graphicData>
            </a:graphic>
          </wp:inline>
        </w:drawing>
      </w:r>
    </w:p>
    <w:p w:rsidR="00507468" w:rsidRPr="00E46E63" w:rsidRDefault="00E46E63" w:rsidP="00E46E63">
      <w:pPr>
        <w:pStyle w:val="Legenda"/>
        <w:rPr>
          <w:rFonts w:eastAsiaTheme="majorEastAsia" w:cstheme="majorBidi"/>
          <w:b w:val="0"/>
          <w:bCs w:val="0"/>
          <w:sz w:val="40"/>
          <w:szCs w:val="28"/>
          <w:lang w:val="en-US"/>
        </w:rPr>
      </w:pPr>
      <w:bookmarkStart w:id="252" w:name="_Ref512095053"/>
      <w:bookmarkStart w:id="253" w:name="_Toc512108130"/>
      <w:r w:rsidRPr="00E46E63">
        <w:rPr>
          <w:lang w:val="en-US"/>
        </w:rPr>
        <w:t xml:space="preserve">Figura </w:t>
      </w:r>
      <w:r>
        <w:fldChar w:fldCharType="begin"/>
      </w:r>
      <w:r w:rsidRPr="00E46E63">
        <w:rPr>
          <w:lang w:val="en-US"/>
        </w:rPr>
        <w:instrText xml:space="preserve"> SEQ Figura \* ARABIC </w:instrText>
      </w:r>
      <w:r>
        <w:fldChar w:fldCharType="separate"/>
      </w:r>
      <w:r w:rsidR="0065317A">
        <w:rPr>
          <w:noProof/>
          <w:lang w:val="en-US"/>
        </w:rPr>
        <w:t>4</w:t>
      </w:r>
      <w:r>
        <w:fldChar w:fldCharType="end"/>
      </w:r>
      <w:bookmarkEnd w:id="252"/>
      <w:r w:rsidRPr="00E46E63">
        <w:rPr>
          <w:lang w:val="en-US"/>
        </w:rPr>
        <w:t xml:space="preserve"> - Arquitetura OutSystems, Scheduler Service </w:t>
      </w:r>
      <w:sdt>
        <w:sdtPr>
          <w:rPr>
            <w:lang w:val="en-US"/>
          </w:rPr>
          <w:id w:val="1220401721"/>
          <w:citation/>
        </w:sdtPr>
        <w:sdtEndPr/>
        <w:sdtContent>
          <w:r>
            <w:rPr>
              <w:lang w:val="en-US"/>
            </w:rPr>
            <w:fldChar w:fldCharType="begin"/>
          </w:r>
          <w:r w:rsidRPr="00E46E63">
            <w:rPr>
              <w:lang w:val="en-US"/>
            </w:rPr>
            <w:instrText xml:space="preserve"> CITATION Out18 \l 2070 </w:instrText>
          </w:r>
          <w:r>
            <w:rPr>
              <w:lang w:val="en-US"/>
            </w:rPr>
            <w:fldChar w:fldCharType="separate"/>
          </w:r>
          <w:r w:rsidRPr="00E46E63">
            <w:rPr>
              <w:noProof/>
              <w:lang w:val="en-US"/>
            </w:rPr>
            <w:t>[5]</w:t>
          </w:r>
          <w:r>
            <w:rPr>
              <w:lang w:val="en-US"/>
            </w:rPr>
            <w:fldChar w:fldCharType="end"/>
          </w:r>
        </w:sdtContent>
      </w:sdt>
      <w:bookmarkEnd w:id="253"/>
    </w:p>
    <w:p w:rsidR="00E46E63" w:rsidRDefault="00E46E63" w:rsidP="00E46E63">
      <w:pPr>
        <w:keepNext/>
        <w:spacing w:after="200" w:line="276" w:lineRule="auto"/>
        <w:jc w:val="center"/>
      </w:pPr>
      <w:r>
        <w:rPr>
          <w:noProof/>
        </w:rPr>
        <w:drawing>
          <wp:inline distT="0" distB="0" distL="0" distR="0">
            <wp:extent cx="3781425" cy="2971800"/>
            <wp:effectExtent l="0" t="0" r="9525" b="0"/>
            <wp:docPr id="36" name="Imagem 36" descr="C:\Users\Diogo\AppData\Local\Microsoft\Windows\INetCache\Content.Word\Log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ogo\AppData\Local\Microsoft\Windows\INetCache\Content.Word\Log servi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1425" cy="2971800"/>
                    </a:xfrm>
                    <a:prstGeom prst="rect">
                      <a:avLst/>
                    </a:prstGeom>
                    <a:noFill/>
                    <a:ln>
                      <a:noFill/>
                    </a:ln>
                  </pic:spPr>
                </pic:pic>
              </a:graphicData>
            </a:graphic>
          </wp:inline>
        </w:drawing>
      </w:r>
    </w:p>
    <w:p w:rsidR="00E46E63" w:rsidRDefault="00E46E63" w:rsidP="00E46E63">
      <w:pPr>
        <w:pStyle w:val="Legenda"/>
      </w:pPr>
      <w:bookmarkStart w:id="254" w:name="_Ref512095061"/>
      <w:bookmarkStart w:id="255" w:name="_Toc512108131"/>
      <w:r>
        <w:t xml:space="preserve">Figura </w:t>
      </w:r>
      <w:r w:rsidR="000D6232">
        <w:fldChar w:fldCharType="begin"/>
      </w:r>
      <w:r w:rsidR="000D6232">
        <w:instrText xml:space="preserve"> SEQ Figura \* ARABIC </w:instrText>
      </w:r>
      <w:r w:rsidR="000D6232">
        <w:fldChar w:fldCharType="separate"/>
      </w:r>
      <w:r w:rsidR="0065317A">
        <w:rPr>
          <w:noProof/>
        </w:rPr>
        <w:t>5</w:t>
      </w:r>
      <w:r w:rsidR="000D6232">
        <w:rPr>
          <w:noProof/>
        </w:rPr>
        <w:fldChar w:fldCharType="end"/>
      </w:r>
      <w:bookmarkEnd w:id="254"/>
      <w:r>
        <w:t xml:space="preserve"> - Arquitetura OutSystems, Log Service </w:t>
      </w:r>
      <w:sdt>
        <w:sdtPr>
          <w:id w:val="-1318655995"/>
          <w:citation/>
        </w:sdtPr>
        <w:sdtEndPr/>
        <w:sdtContent>
          <w:r>
            <w:fldChar w:fldCharType="begin"/>
          </w:r>
          <w:r>
            <w:instrText xml:space="preserve"> CITATION Out18 \l 2070 </w:instrText>
          </w:r>
          <w:r>
            <w:fldChar w:fldCharType="separate"/>
          </w:r>
          <w:r w:rsidRPr="00E46E63">
            <w:rPr>
              <w:noProof/>
            </w:rPr>
            <w:t>[5]</w:t>
          </w:r>
          <w:r>
            <w:fldChar w:fldCharType="end"/>
          </w:r>
        </w:sdtContent>
      </w:sdt>
      <w:bookmarkEnd w:id="255"/>
    </w:p>
    <w:p w:rsidR="000B6EBB" w:rsidRDefault="00635312" w:rsidP="00635312">
      <w:pPr>
        <w:ind w:firstLine="525"/>
      </w:pPr>
      <w:r>
        <w:t>A plataforma</w:t>
      </w:r>
      <w:r w:rsidR="000B6EBB">
        <w:t xml:space="preserve"> OutSystems</w:t>
      </w:r>
      <w:r>
        <w:t>, pelo Scbeduler Service,</w:t>
      </w:r>
      <w:r w:rsidR="000B6EBB">
        <w:t xml:space="preserve"> suporta a execução de tarefas em lote agendadas </w:t>
      </w:r>
      <w:r>
        <w:t>nas aplicações</w:t>
      </w:r>
      <w:r w:rsidR="000B6EBB">
        <w:t xml:space="preserve">. Em tempo de execução, o serviço de agendamento recupera o próximo trabalho pendente </w:t>
      </w:r>
      <w:r>
        <w:t xml:space="preserve">da base de dados de metadados e </w:t>
      </w:r>
      <w:del w:id="256" w:author="Rui" w:date="2018-04-22T18:03:00Z">
        <w:r w:rsidDel="00743256">
          <w:delText xml:space="preserve">o </w:delText>
        </w:r>
      </w:del>
      <w:r>
        <w:t>executa</w:t>
      </w:r>
      <w:ins w:id="257" w:author="Rui" w:date="2018-04-22T18:03:00Z">
        <w:r w:rsidR="00743256">
          <w:t>-o</w:t>
        </w:r>
      </w:ins>
      <w:r>
        <w:t>.</w:t>
      </w:r>
    </w:p>
    <w:p w:rsidR="00635312" w:rsidRDefault="00635312" w:rsidP="00635312">
      <w:pPr>
        <w:ind w:firstLine="525"/>
      </w:pPr>
      <w:r>
        <w:t xml:space="preserve">As tarefas em lote são projetadas para escalabilidade horizontal, de modo que são distribuídas em todos os servidores </w:t>
      </w:r>
      <w:r w:rsidRPr="00743256">
        <w:rPr>
          <w:i/>
          <w:rPrChange w:id="258" w:author="Rui" w:date="2018-04-22T18:03:00Z">
            <w:rPr/>
          </w:rPrChange>
        </w:rPr>
        <w:t>front-end</w:t>
      </w:r>
      <w:r>
        <w:t>.</w:t>
      </w:r>
    </w:p>
    <w:p w:rsidR="000D7718" w:rsidRDefault="000D7718" w:rsidP="00635312">
      <w:pPr>
        <w:ind w:firstLine="525"/>
      </w:pPr>
      <w:r>
        <w:t xml:space="preserve">No Log Service, as aplicações são instrumentadas automaticamente para criar </w:t>
      </w:r>
      <w:r w:rsidRPr="00743256">
        <w:rPr>
          <w:i/>
          <w:rPrChange w:id="259" w:author="Rui" w:date="2018-04-22T18:04:00Z">
            <w:rPr/>
          </w:rPrChange>
        </w:rPr>
        <w:t>logs</w:t>
      </w:r>
      <w:r>
        <w:t xml:space="preserve"> de erro, auditoria e desempenho. </w:t>
      </w:r>
    </w:p>
    <w:p w:rsidR="000D7718" w:rsidRDefault="000D7718" w:rsidP="000D7718">
      <w:pPr>
        <w:ind w:firstLine="525"/>
      </w:pPr>
      <w:r>
        <w:t>Em tempo de execução, essas métricas são capturadas de forma assíncrona, para que o desempenho das aplicações não seja comprometido enquanto eles criam um fluxo constante de métricas.</w:t>
      </w:r>
    </w:p>
    <w:p w:rsidR="001514B9" w:rsidRDefault="001514B9" w:rsidP="001514B9">
      <w:pPr>
        <w:pStyle w:val="Cabealho2"/>
        <w:numPr>
          <w:ilvl w:val="2"/>
          <w:numId w:val="27"/>
        </w:numPr>
      </w:pPr>
      <w:r>
        <w:lastRenderedPageBreak/>
        <w:t>Três Layers de Desenvolvimento</w:t>
      </w:r>
    </w:p>
    <w:p w:rsidR="001514B9" w:rsidRDefault="001514B9" w:rsidP="00306346">
      <w:r>
        <w:t xml:space="preserve">A OutSystems Service Studio, onde é possível desenvolver tanto aplicações </w:t>
      </w:r>
      <w:r w:rsidRPr="00743256">
        <w:rPr>
          <w:i/>
          <w:rPrChange w:id="260" w:author="Rui" w:date="2018-04-22T18:04:00Z">
            <w:rPr/>
          </w:rPrChange>
        </w:rPr>
        <w:t>web</w:t>
      </w:r>
      <w:r>
        <w:t xml:space="preserve"> como moveis, </w:t>
      </w:r>
      <w:r w:rsidR="001513C3">
        <w:t>divid</w:t>
      </w:r>
      <w:ins w:id="261" w:author="Rui" w:date="2018-04-22T18:05:00Z">
        <w:r w:rsidR="00743256">
          <w:t>e</w:t>
        </w:r>
      </w:ins>
      <w:del w:id="262" w:author="Rui" w:date="2018-04-22T18:05:00Z">
        <w:r w:rsidR="001513C3" w:rsidDel="00743256">
          <w:delText>o</w:delText>
        </w:r>
      </w:del>
      <w:r w:rsidR="001513C3">
        <w:t xml:space="preserve"> o desenvolvimento em três </w:t>
      </w:r>
      <w:r w:rsidR="001513C3" w:rsidRPr="00743256">
        <w:rPr>
          <w:i/>
          <w:rPrChange w:id="263" w:author="Rui" w:date="2018-04-22T18:04:00Z">
            <w:rPr/>
          </w:rPrChange>
        </w:rPr>
        <w:t>layers</w:t>
      </w:r>
      <w:r w:rsidR="001513C3">
        <w:t>, cada</w:t>
      </w:r>
      <w:ins w:id="264" w:author="Rui" w:date="2018-04-22T18:05:00Z">
        <w:r w:rsidR="00743256">
          <w:t xml:space="preserve"> uma</w:t>
        </w:r>
      </w:ins>
      <w:r w:rsidR="001513C3">
        <w:t xml:space="preserve"> dividid</w:t>
      </w:r>
      <w:ins w:id="265" w:author="Rui" w:date="2018-04-22T18:05:00Z">
        <w:r w:rsidR="00743256">
          <w:t>a</w:t>
        </w:r>
      </w:ins>
      <w:del w:id="266" w:author="Rui" w:date="2018-04-22T18:05:00Z">
        <w:r w:rsidR="001513C3" w:rsidDel="00743256">
          <w:delText>o</w:delText>
        </w:r>
      </w:del>
      <w:r w:rsidR="001513C3">
        <w:t xml:space="preserve"> num conjunto de componentes.</w:t>
      </w:r>
    </w:p>
    <w:p w:rsidR="001513C3" w:rsidRDefault="001513C3" w:rsidP="001514B9">
      <w:pPr>
        <w:ind w:firstLine="360"/>
      </w:pPr>
      <w:r>
        <w:t xml:space="preserve">Primeiro temos a Interface Layer, verificado na </w:t>
      </w:r>
      <w:r>
        <w:fldChar w:fldCharType="begin"/>
      </w:r>
      <w:r>
        <w:instrText xml:space="preserve"> REF _Ref512112749 \h </w:instrText>
      </w:r>
      <w:r>
        <w:fldChar w:fldCharType="separate"/>
      </w:r>
      <w:r w:rsidR="0065317A">
        <w:t xml:space="preserve">Figura </w:t>
      </w:r>
      <w:r w:rsidR="0065317A">
        <w:rPr>
          <w:noProof/>
        </w:rPr>
        <w:t>6</w:t>
      </w:r>
      <w:r>
        <w:fldChar w:fldCharType="end"/>
      </w:r>
      <w:r w:rsidR="00720040">
        <w:t xml:space="preserve"> (móvel)</w:t>
      </w:r>
      <w:r w:rsidR="00306346">
        <w:t>, que se centra na interface gráfica da aplicação e</w:t>
      </w:r>
      <w:r>
        <w:t xml:space="preserve"> que é composto pelos seguintes componentes:</w:t>
      </w:r>
    </w:p>
    <w:p w:rsidR="001513C3" w:rsidRDefault="001513C3" w:rsidP="001513C3">
      <w:pPr>
        <w:pStyle w:val="PargrafodaLista"/>
        <w:numPr>
          <w:ilvl w:val="0"/>
          <w:numId w:val="40"/>
        </w:numPr>
      </w:pPr>
      <w:r>
        <w:t xml:space="preserve">UI Flows – onde é </w:t>
      </w:r>
      <w:del w:id="267" w:author="Rui" w:date="2018-04-22T18:05:00Z">
        <w:r w:rsidDel="00743256">
          <w:delText xml:space="preserve">incluido </w:delText>
        </w:r>
      </w:del>
      <w:ins w:id="268" w:author="Rui" w:date="2018-04-22T18:05:00Z">
        <w:r w:rsidR="00743256">
          <w:t xml:space="preserve">incluído </w:t>
        </w:r>
      </w:ins>
      <w:r>
        <w:t>tanto os ecrãs que compõem a interface gráfica da aplicação desenvolvida, como também padrões utilizados</w:t>
      </w:r>
    </w:p>
    <w:p w:rsidR="00F65752" w:rsidRDefault="007510BD" w:rsidP="00F65752">
      <w:pPr>
        <w:pStyle w:val="PargrafodaLista"/>
        <w:numPr>
          <w:ilvl w:val="1"/>
          <w:numId w:val="40"/>
        </w:numPr>
      </w:pPr>
      <w:r>
        <w:t xml:space="preserve">No desenvolvimento de aplicações </w:t>
      </w:r>
      <w:r w:rsidRPr="00743256">
        <w:rPr>
          <w:i/>
          <w:rPrChange w:id="269" w:author="Rui" w:date="2018-04-22T18:05:00Z">
            <w:rPr/>
          </w:rPrChange>
        </w:rPr>
        <w:t>Web</w:t>
      </w:r>
      <w:r>
        <w:t xml:space="preserve"> uma </w:t>
      </w:r>
      <w:del w:id="270" w:author="Rui" w:date="2018-04-22T19:05:00Z">
        <w:r w:rsidDel="00673FD1">
          <w:delText>pagina</w:delText>
        </w:r>
      </w:del>
      <w:ins w:id="271" w:author="Rui" w:date="2018-04-22T19:05:00Z">
        <w:r w:rsidR="00673FD1">
          <w:t>página</w:t>
        </w:r>
      </w:ins>
      <w:r>
        <w:t xml:space="preserve"> pode incluir ações logicas, como Prepar</w:t>
      </w:r>
      <w:ins w:id="272" w:author="Rui" w:date="2018-04-22T18:05:00Z">
        <w:r w:rsidR="00743256">
          <w:t>a</w:t>
        </w:r>
      </w:ins>
      <w:ins w:id="273" w:author="Rui" w:date="2018-04-22T18:06:00Z">
        <w:r w:rsidR="00743256">
          <w:t>t</w:t>
        </w:r>
      </w:ins>
      <w:r>
        <w:t>i</w:t>
      </w:r>
      <w:del w:id="274" w:author="Rui" w:date="2018-04-22T18:06:00Z">
        <w:r w:rsidDel="00743256">
          <w:delText>t</w:delText>
        </w:r>
      </w:del>
      <w:r>
        <w:t xml:space="preserve">on e Screen Action, enquanto no desenvolvimento de aplicações </w:t>
      </w:r>
      <w:del w:id="275" w:author="Rui" w:date="2018-04-22T18:06:00Z">
        <w:r w:rsidDel="00743256">
          <w:delText>Movel</w:delText>
        </w:r>
      </w:del>
      <w:ins w:id="276" w:author="Rui" w:date="2018-04-22T18:06:00Z">
        <w:r w:rsidR="00743256">
          <w:t>Móvel</w:t>
        </w:r>
      </w:ins>
      <w:r>
        <w:t xml:space="preserve"> é possível incluir </w:t>
      </w:r>
      <w:r w:rsidRPr="00743256">
        <w:rPr>
          <w:i/>
          <w:rPrChange w:id="277" w:author="Rui" w:date="2018-04-22T18:06:00Z">
            <w:rPr/>
          </w:rPrChange>
        </w:rPr>
        <w:t>Fetches</w:t>
      </w:r>
      <w:r>
        <w:t xml:space="preserve"> (sobre a Base de Dados, Dados Locais ou de outras fontes) e Client Action</w:t>
      </w:r>
    </w:p>
    <w:p w:rsidR="001513C3" w:rsidRDefault="001513C3" w:rsidP="001513C3">
      <w:pPr>
        <w:pStyle w:val="PargrafodaLista"/>
        <w:numPr>
          <w:ilvl w:val="0"/>
          <w:numId w:val="40"/>
        </w:numPr>
      </w:pPr>
      <w:r>
        <w:t xml:space="preserve">Images – uma pasta das imagens, gráficos e </w:t>
      </w:r>
      <w:r w:rsidRPr="00743256">
        <w:rPr>
          <w:i/>
          <w:rPrChange w:id="278" w:author="Rui" w:date="2018-04-22T18:06:00Z">
            <w:rPr/>
          </w:rPrChange>
        </w:rPr>
        <w:t>icons</w:t>
      </w:r>
      <w:r>
        <w:t xml:space="preserve"> que podem ser utilizadas como imagens estáticas nos ecrãs</w:t>
      </w:r>
    </w:p>
    <w:p w:rsidR="001513C3" w:rsidRDefault="001513C3" w:rsidP="001513C3">
      <w:pPr>
        <w:pStyle w:val="PargrafodaLista"/>
        <w:numPr>
          <w:ilvl w:val="0"/>
          <w:numId w:val="40"/>
        </w:numPr>
      </w:pPr>
      <w:r>
        <w:t>Themes – temas que estrutura a interface gráfica da aplicação</w:t>
      </w:r>
    </w:p>
    <w:p w:rsidR="001513C3" w:rsidRDefault="001513C3" w:rsidP="001513C3">
      <w:pPr>
        <w:pStyle w:val="PargrafodaLista"/>
        <w:numPr>
          <w:ilvl w:val="0"/>
          <w:numId w:val="40"/>
        </w:numPr>
      </w:pPr>
      <w:r w:rsidRPr="00306346">
        <w:t xml:space="preserve">Scripts – recursos </w:t>
      </w:r>
      <w:del w:id="279" w:author="Rui" w:date="2018-04-22T18:06:00Z">
        <w:r w:rsidRPr="00306346" w:rsidDel="00743256">
          <w:delText>javascript</w:delText>
        </w:r>
      </w:del>
      <w:ins w:id="280" w:author="Rui" w:date="2018-04-22T18:06:00Z">
        <w:r w:rsidR="00743256" w:rsidRPr="00306346">
          <w:t>JavaScript</w:t>
        </w:r>
      </w:ins>
      <w:r w:rsidRPr="00306346">
        <w:t xml:space="preserve"> scripts</w:t>
      </w:r>
      <w:r w:rsidR="00306346" w:rsidRPr="00306346">
        <w:t xml:space="preserve">, único nas aplicações moveis </w:t>
      </w:r>
    </w:p>
    <w:p w:rsidR="00306346" w:rsidRPr="00306346" w:rsidRDefault="00306346" w:rsidP="001513C3">
      <w:pPr>
        <w:pStyle w:val="PargrafodaLista"/>
        <w:numPr>
          <w:ilvl w:val="0"/>
          <w:numId w:val="40"/>
        </w:numPr>
      </w:pPr>
      <w:r>
        <w:t xml:space="preserve">Multilingual Locals – permite gerir </w:t>
      </w:r>
      <w:r w:rsidRPr="00743256">
        <w:rPr>
          <w:i/>
          <w:rPrChange w:id="281" w:author="Rui" w:date="2018-04-22T18:07:00Z">
            <w:rPr/>
          </w:rPrChange>
        </w:rPr>
        <w:t>locales</w:t>
      </w:r>
      <w:r>
        <w:t xml:space="preserve"> que em si garante a tradução da aplicação em varias línguas</w:t>
      </w:r>
      <w:r w:rsidR="00F65752">
        <w:t xml:space="preserve">, único nas aplicações </w:t>
      </w:r>
      <w:r w:rsidR="00F65752" w:rsidRPr="00743256">
        <w:rPr>
          <w:i/>
          <w:rPrChange w:id="282" w:author="Rui" w:date="2018-04-22T18:07:00Z">
            <w:rPr/>
          </w:rPrChange>
        </w:rPr>
        <w:t>Web</w:t>
      </w:r>
    </w:p>
    <w:p w:rsidR="001513C3" w:rsidRDefault="001513C3" w:rsidP="001513C3">
      <w:pPr>
        <w:keepNext/>
        <w:ind w:firstLine="360"/>
        <w:jc w:val="center"/>
      </w:pPr>
      <w:r>
        <w:rPr>
          <w:noProof/>
        </w:rPr>
        <w:drawing>
          <wp:inline distT="0" distB="0" distL="0" distR="0">
            <wp:extent cx="2600325" cy="3571875"/>
            <wp:effectExtent l="0" t="0" r="9525" b="9525"/>
            <wp:docPr id="42" name="Imagem 42" descr="C:\Users\Diogo\AppData\Local\Microsoft\Windows\INetCache\Content.Word\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ogo\AppData\Local\Microsoft\Windows\INetCache\Content.Word\Interfa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0325" cy="3571875"/>
                    </a:xfrm>
                    <a:prstGeom prst="rect">
                      <a:avLst/>
                    </a:prstGeom>
                    <a:noFill/>
                    <a:ln>
                      <a:noFill/>
                    </a:ln>
                  </pic:spPr>
                </pic:pic>
              </a:graphicData>
            </a:graphic>
          </wp:inline>
        </w:drawing>
      </w:r>
    </w:p>
    <w:p w:rsidR="001513C3" w:rsidRDefault="001513C3" w:rsidP="001513C3">
      <w:pPr>
        <w:pStyle w:val="Legenda"/>
      </w:pPr>
      <w:bookmarkStart w:id="283" w:name="_Ref512112749"/>
      <w:r>
        <w:t xml:space="preserve">Figura </w:t>
      </w:r>
      <w:r w:rsidR="000D6232">
        <w:fldChar w:fldCharType="begin"/>
      </w:r>
      <w:r w:rsidR="000D6232">
        <w:instrText xml:space="preserve"> SEQ Figura \* ARABIC </w:instrText>
      </w:r>
      <w:r w:rsidR="000D6232">
        <w:fldChar w:fldCharType="separate"/>
      </w:r>
      <w:r w:rsidR="0065317A">
        <w:rPr>
          <w:noProof/>
        </w:rPr>
        <w:t>6</w:t>
      </w:r>
      <w:r w:rsidR="000D6232">
        <w:rPr>
          <w:noProof/>
        </w:rPr>
        <w:fldChar w:fldCharType="end"/>
      </w:r>
      <w:bookmarkEnd w:id="283"/>
      <w:r>
        <w:t xml:space="preserve"> - Interface Layer</w:t>
      </w:r>
    </w:p>
    <w:p w:rsidR="00720040" w:rsidRDefault="00306346" w:rsidP="00306346">
      <w:r>
        <w:tab/>
        <w:t>Depois temos a Logic Layer, responsável pelo desenvolvimento</w:t>
      </w:r>
      <w:r w:rsidR="00F65752">
        <w:t xml:space="preserve"> </w:t>
      </w:r>
      <w:r w:rsidR="00720040">
        <w:t xml:space="preserve">de ações que podem correr durante o processo da aplicação. A </w:t>
      </w:r>
      <w:r w:rsidR="00720040">
        <w:fldChar w:fldCharType="begin"/>
      </w:r>
      <w:r w:rsidR="00720040">
        <w:instrText xml:space="preserve"> REF _Ref512114335 \h </w:instrText>
      </w:r>
      <w:r w:rsidR="00720040">
        <w:fldChar w:fldCharType="separate"/>
      </w:r>
      <w:r w:rsidR="0065317A">
        <w:t xml:space="preserve">Figura </w:t>
      </w:r>
      <w:r w:rsidR="0065317A">
        <w:rPr>
          <w:noProof/>
        </w:rPr>
        <w:t>7</w:t>
      </w:r>
      <w:r w:rsidR="00720040">
        <w:fldChar w:fldCharType="end"/>
      </w:r>
      <w:r w:rsidR="00720040">
        <w:t xml:space="preserve"> demonstra esta </w:t>
      </w:r>
      <w:r w:rsidR="00720040" w:rsidRPr="00C223D4">
        <w:rPr>
          <w:i/>
          <w:rPrChange w:id="284" w:author="Rui" w:date="2018-04-22T18:07:00Z">
            <w:rPr/>
          </w:rPrChange>
        </w:rPr>
        <w:t>Layer</w:t>
      </w:r>
      <w:r w:rsidR="00720040">
        <w:t xml:space="preserve"> (móvel), onde se pode verificar que o </w:t>
      </w:r>
      <w:r w:rsidR="00720040" w:rsidRPr="00C223D4">
        <w:rPr>
          <w:i/>
          <w:rPrChange w:id="285" w:author="Rui" w:date="2018-04-22T18:07:00Z">
            <w:rPr/>
          </w:rPrChange>
        </w:rPr>
        <w:t>layer</w:t>
      </w:r>
      <w:r w:rsidR="00720040">
        <w:t xml:space="preserve"> inclui:</w:t>
      </w:r>
    </w:p>
    <w:p w:rsidR="00720040" w:rsidRDefault="00720040" w:rsidP="00720040">
      <w:pPr>
        <w:pStyle w:val="PargrafodaLista"/>
        <w:numPr>
          <w:ilvl w:val="0"/>
          <w:numId w:val="41"/>
        </w:numPr>
      </w:pPr>
      <w:r>
        <w:lastRenderedPageBreak/>
        <w:t>Client Actions – ações que ocorrem no lado do cliente</w:t>
      </w:r>
    </w:p>
    <w:p w:rsidR="00720040" w:rsidRDefault="00720040" w:rsidP="00720040">
      <w:pPr>
        <w:pStyle w:val="PargrafodaLista"/>
        <w:numPr>
          <w:ilvl w:val="0"/>
          <w:numId w:val="41"/>
        </w:numPr>
      </w:pPr>
      <w:r>
        <w:t>Server Actions – ações que ocorrem no lado do servidor, existe unicamente no desenvolvimento móvel</w:t>
      </w:r>
    </w:p>
    <w:p w:rsidR="0092780B" w:rsidRDefault="00720040" w:rsidP="00720040">
      <w:pPr>
        <w:pStyle w:val="PargrafodaLista"/>
        <w:numPr>
          <w:ilvl w:val="0"/>
          <w:numId w:val="41"/>
        </w:numPr>
      </w:pPr>
      <w:r>
        <w:t xml:space="preserve">Integrations – permite configurar integrações que a aplicação pode utilizar. </w:t>
      </w:r>
    </w:p>
    <w:p w:rsidR="0092780B" w:rsidRDefault="00720040" w:rsidP="0092780B">
      <w:pPr>
        <w:pStyle w:val="PargrafodaLista"/>
        <w:numPr>
          <w:ilvl w:val="1"/>
          <w:numId w:val="41"/>
        </w:numPr>
      </w:pPr>
      <w:r>
        <w:t>Permite integrações em servidores SOAP, REST e SAP</w:t>
      </w:r>
    </w:p>
    <w:p w:rsidR="0092780B" w:rsidRDefault="0092780B" w:rsidP="00720040">
      <w:pPr>
        <w:pStyle w:val="PargrafodaLista"/>
        <w:numPr>
          <w:ilvl w:val="0"/>
          <w:numId w:val="41"/>
        </w:numPr>
      </w:pPr>
      <w:r>
        <w:t>Roles – onde é possível incluir papeis de segurança</w:t>
      </w:r>
    </w:p>
    <w:p w:rsidR="00720040" w:rsidRDefault="00720040" w:rsidP="0092780B">
      <w:pPr>
        <w:pStyle w:val="PargrafodaLista"/>
        <w:numPr>
          <w:ilvl w:val="1"/>
          <w:numId w:val="41"/>
        </w:numPr>
      </w:pPr>
      <w:r>
        <w:t xml:space="preserve"> </w:t>
      </w:r>
      <w:r w:rsidR="0092780B">
        <w:t xml:space="preserve">Inclui sempre os papeis </w:t>
      </w:r>
      <w:r w:rsidR="0092780B" w:rsidRPr="00C223D4">
        <w:rPr>
          <w:i/>
          <w:rPrChange w:id="286" w:author="Rui" w:date="2018-04-22T18:08:00Z">
            <w:rPr/>
          </w:rPrChange>
        </w:rPr>
        <w:t>Anonymous</w:t>
      </w:r>
      <w:r w:rsidR="0092780B">
        <w:t xml:space="preserve">, utilizadores não registrados, e </w:t>
      </w:r>
      <w:r w:rsidR="0092780B" w:rsidRPr="00C223D4">
        <w:rPr>
          <w:i/>
          <w:rPrChange w:id="287" w:author="Rui" w:date="2018-04-22T18:08:00Z">
            <w:rPr/>
          </w:rPrChange>
        </w:rPr>
        <w:t>Registered</w:t>
      </w:r>
      <w:r w:rsidR="0092780B">
        <w:t>, utilizadores registrados</w:t>
      </w:r>
    </w:p>
    <w:p w:rsidR="0092780B" w:rsidRDefault="0092780B" w:rsidP="0092780B">
      <w:pPr>
        <w:pStyle w:val="PargrafodaLista"/>
        <w:numPr>
          <w:ilvl w:val="0"/>
          <w:numId w:val="41"/>
        </w:numPr>
      </w:pPr>
      <w:r>
        <w:t>Exceptions – onde é inclui</w:t>
      </w:r>
      <w:ins w:id="288" w:author="Rui" w:date="2018-04-22T18:08:00Z">
        <w:r w:rsidR="00C223D4">
          <w:t>do</w:t>
        </w:r>
      </w:ins>
      <w:r>
        <w:t xml:space="preserve"> as exempções desenvolvidas para a aplicação,</w:t>
      </w:r>
    </w:p>
    <w:p w:rsidR="00720040" w:rsidRDefault="00720040" w:rsidP="00720040">
      <w:pPr>
        <w:keepNext/>
        <w:jc w:val="center"/>
      </w:pPr>
      <w:r>
        <w:rPr>
          <w:noProof/>
        </w:rPr>
        <w:drawing>
          <wp:inline distT="0" distB="0" distL="0" distR="0">
            <wp:extent cx="2609850" cy="2790825"/>
            <wp:effectExtent l="0" t="0" r="0" b="9525"/>
            <wp:docPr id="43" name="Imagem 43" descr="C:\Users\Diogo\AppData\Local\Microsoft\Windows\INetCache\Content.Word\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ogo\AppData\Local\Microsoft\Windows\INetCache\Content.Word\Log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850" cy="2790825"/>
                    </a:xfrm>
                    <a:prstGeom prst="rect">
                      <a:avLst/>
                    </a:prstGeom>
                    <a:noFill/>
                    <a:ln>
                      <a:noFill/>
                    </a:ln>
                  </pic:spPr>
                </pic:pic>
              </a:graphicData>
            </a:graphic>
          </wp:inline>
        </w:drawing>
      </w:r>
    </w:p>
    <w:p w:rsidR="00306346" w:rsidRDefault="00720040" w:rsidP="00720040">
      <w:pPr>
        <w:pStyle w:val="Legenda"/>
      </w:pPr>
      <w:bookmarkStart w:id="289" w:name="_Ref512114335"/>
      <w:r>
        <w:t xml:space="preserve">Figura </w:t>
      </w:r>
      <w:r w:rsidR="000D6232">
        <w:fldChar w:fldCharType="begin"/>
      </w:r>
      <w:r w:rsidR="000D6232">
        <w:instrText xml:space="preserve"> SEQ Figura \* ARABIC </w:instrText>
      </w:r>
      <w:r w:rsidR="000D6232">
        <w:fldChar w:fldCharType="separate"/>
      </w:r>
      <w:r w:rsidR="0065317A">
        <w:rPr>
          <w:noProof/>
        </w:rPr>
        <w:t>7</w:t>
      </w:r>
      <w:r w:rsidR="000D6232">
        <w:rPr>
          <w:noProof/>
        </w:rPr>
        <w:fldChar w:fldCharType="end"/>
      </w:r>
      <w:bookmarkEnd w:id="289"/>
      <w:r>
        <w:t xml:space="preserve"> - Logic Layer</w:t>
      </w:r>
    </w:p>
    <w:p w:rsidR="00AE76A2" w:rsidRDefault="00AE76A2" w:rsidP="00AE76A2">
      <w:r>
        <w:tab/>
        <w:t xml:space="preserve">Por </w:t>
      </w:r>
      <w:del w:id="290" w:author="Rui" w:date="2018-04-22T18:08:00Z">
        <w:r w:rsidDel="00C223D4">
          <w:delText>utlimo</w:delText>
        </w:r>
      </w:del>
      <w:ins w:id="291" w:author="Rui" w:date="2018-04-22T18:08:00Z">
        <w:r w:rsidR="00C223D4">
          <w:t>ultimo</w:t>
        </w:r>
      </w:ins>
      <w:r>
        <w:t xml:space="preserve"> temos a Data Layer, verificada na </w:t>
      </w:r>
      <w:r>
        <w:fldChar w:fldCharType="begin"/>
      </w:r>
      <w:r>
        <w:instrText xml:space="preserve"> REF _Ref512115649 \h </w:instrText>
      </w:r>
      <w:r>
        <w:fldChar w:fldCharType="separate"/>
      </w:r>
      <w:r w:rsidR="0065317A">
        <w:t xml:space="preserve">Figura </w:t>
      </w:r>
      <w:r w:rsidR="0065317A">
        <w:rPr>
          <w:noProof/>
        </w:rPr>
        <w:t>8</w:t>
      </w:r>
      <w:r>
        <w:fldChar w:fldCharType="end"/>
      </w:r>
      <w:r>
        <w:fldChar w:fldCharType="begin"/>
      </w:r>
      <w:r>
        <w:instrText xml:space="preserve"> REF _Ref512084638 \h </w:instrText>
      </w:r>
      <w:r>
        <w:fldChar w:fldCharType="separate"/>
      </w:r>
      <w:r w:rsidR="0065317A">
        <w:t xml:space="preserve">Figura </w:t>
      </w:r>
      <w:r w:rsidR="0065317A">
        <w:rPr>
          <w:noProof/>
        </w:rPr>
        <w:t>1</w:t>
      </w:r>
      <w:r>
        <w:fldChar w:fldCharType="end"/>
      </w:r>
      <w:r>
        <w:t xml:space="preserve"> (móvel), que permite estabelecer data importante para a aplicação. Esta é composta por:</w:t>
      </w:r>
    </w:p>
    <w:p w:rsidR="00E368A7" w:rsidRDefault="00AE76A2" w:rsidP="00E368A7">
      <w:pPr>
        <w:pStyle w:val="PargrafodaLista"/>
        <w:numPr>
          <w:ilvl w:val="0"/>
          <w:numId w:val="42"/>
        </w:numPr>
      </w:pPr>
      <w:r>
        <w:t xml:space="preserve">Entity Diagrams </w:t>
      </w:r>
      <w:r w:rsidR="00E368A7">
        <w:t>–</w:t>
      </w:r>
      <w:r>
        <w:t xml:space="preserve"> </w:t>
      </w:r>
      <w:r w:rsidR="00E368A7">
        <w:t>diagramas das entidades que servem como uma representação viável das entidades que compõem a base de dados</w:t>
      </w:r>
      <w:ins w:id="292" w:author="Rui" w:date="2018-04-22T18:09:00Z">
        <w:r w:rsidR="00C223D4">
          <w:t>,</w:t>
        </w:r>
      </w:ins>
    </w:p>
    <w:p w:rsidR="00E368A7" w:rsidRDefault="00E368A7" w:rsidP="00E368A7">
      <w:pPr>
        <w:pStyle w:val="PargrafodaLista"/>
        <w:numPr>
          <w:ilvl w:val="0"/>
          <w:numId w:val="42"/>
        </w:numPr>
      </w:pPr>
      <w:r>
        <w:t>Database – inclui as entidades que guardam informação</w:t>
      </w:r>
      <w:ins w:id="293" w:author="Rui" w:date="2018-04-22T18:09:00Z">
        <w:r w:rsidR="00C223D4">
          <w:t>,</w:t>
        </w:r>
      </w:ins>
    </w:p>
    <w:p w:rsidR="00E368A7" w:rsidRDefault="00E368A7" w:rsidP="00E368A7">
      <w:pPr>
        <w:pStyle w:val="PargrafodaLista"/>
        <w:numPr>
          <w:ilvl w:val="1"/>
          <w:numId w:val="42"/>
        </w:numPr>
      </w:pPr>
      <w:r>
        <w:t xml:space="preserve">Inclui Database, onde os dados </w:t>
      </w:r>
      <w:r w:rsidRPr="00C223D4">
        <w:rPr>
          <w:i/>
          <w:rPrChange w:id="294" w:author="Rui" w:date="2018-04-22T18:09:00Z">
            <w:rPr/>
          </w:rPrChange>
        </w:rPr>
        <w:t>online</w:t>
      </w:r>
      <w:r>
        <w:t xml:space="preserve"> são guardados em estruturas SQL e no caso de aplicações moveis, Local Storage, dados </w:t>
      </w:r>
      <w:r w:rsidRPr="00C223D4">
        <w:rPr>
          <w:i/>
          <w:rPrChange w:id="295" w:author="Rui" w:date="2018-04-22T18:09:00Z">
            <w:rPr/>
          </w:rPrChange>
        </w:rPr>
        <w:t>offline</w:t>
      </w:r>
      <w:ins w:id="296" w:author="Rui" w:date="2018-04-22T18:09:00Z">
        <w:r w:rsidR="00C223D4">
          <w:t>.</w:t>
        </w:r>
      </w:ins>
    </w:p>
    <w:p w:rsidR="00E368A7" w:rsidRDefault="00E368A7" w:rsidP="00E368A7">
      <w:pPr>
        <w:pStyle w:val="PargrafodaLista"/>
        <w:numPr>
          <w:ilvl w:val="0"/>
          <w:numId w:val="42"/>
        </w:numPr>
      </w:pPr>
      <w:r>
        <w:t>Structures – é possível gerir e guardar estruturas de apoio neste componente da Data Layer</w:t>
      </w:r>
    </w:p>
    <w:p w:rsidR="00E368A7" w:rsidRDefault="00E368A7" w:rsidP="00E368A7">
      <w:pPr>
        <w:pStyle w:val="PargrafodaLista"/>
        <w:numPr>
          <w:ilvl w:val="0"/>
          <w:numId w:val="42"/>
        </w:numPr>
      </w:pPr>
      <w:r>
        <w:t>Session Variables – variáveis de secções estabelecidas, existe unicamente no desenvolvimento de aplicações móvel</w:t>
      </w:r>
    </w:p>
    <w:p w:rsidR="00E368A7" w:rsidRDefault="00E368A7" w:rsidP="00E368A7">
      <w:pPr>
        <w:pStyle w:val="PargrafodaLista"/>
        <w:numPr>
          <w:ilvl w:val="0"/>
          <w:numId w:val="42"/>
        </w:numPr>
      </w:pPr>
      <w:r>
        <w:t>Site Properties – propriedades do site</w:t>
      </w:r>
    </w:p>
    <w:p w:rsidR="00E368A7" w:rsidRDefault="00E368A7" w:rsidP="00E368A7">
      <w:pPr>
        <w:pStyle w:val="PargrafodaLista"/>
        <w:numPr>
          <w:ilvl w:val="0"/>
          <w:numId w:val="42"/>
        </w:numPr>
      </w:pPr>
      <w:r>
        <w:t>Resources – recursos disponíveis na aplicação</w:t>
      </w:r>
    </w:p>
    <w:p w:rsidR="00AE76A2" w:rsidRDefault="00AE76A2" w:rsidP="00AE76A2">
      <w:pPr>
        <w:keepNext/>
        <w:jc w:val="center"/>
      </w:pPr>
      <w:r>
        <w:rPr>
          <w:noProof/>
        </w:rPr>
        <w:lastRenderedPageBreak/>
        <w:drawing>
          <wp:inline distT="0" distB="0" distL="0" distR="0">
            <wp:extent cx="2571750" cy="3324225"/>
            <wp:effectExtent l="0" t="0" r="0" b="9525"/>
            <wp:docPr id="44" name="Imagem 44" descr="C:\Users\Diogo\AppData\Local\Microsoft\Windows\INetCache\Content.Wor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ogo\AppData\Local\Microsoft\Windows\INetCache\Content.Word\Dat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750" cy="3324225"/>
                    </a:xfrm>
                    <a:prstGeom prst="rect">
                      <a:avLst/>
                    </a:prstGeom>
                    <a:noFill/>
                    <a:ln>
                      <a:noFill/>
                    </a:ln>
                  </pic:spPr>
                </pic:pic>
              </a:graphicData>
            </a:graphic>
          </wp:inline>
        </w:drawing>
      </w:r>
    </w:p>
    <w:p w:rsidR="00AE76A2" w:rsidRDefault="00AE76A2" w:rsidP="00AE76A2">
      <w:pPr>
        <w:pStyle w:val="Legenda"/>
      </w:pPr>
      <w:bookmarkStart w:id="297" w:name="_Ref512115649"/>
      <w:r>
        <w:t xml:space="preserve">Figura </w:t>
      </w:r>
      <w:r w:rsidR="000D6232">
        <w:fldChar w:fldCharType="begin"/>
      </w:r>
      <w:r w:rsidR="000D6232">
        <w:instrText xml:space="preserve"> SEQ Figura \* ARABIC </w:instrText>
      </w:r>
      <w:r w:rsidR="000D6232">
        <w:fldChar w:fldCharType="separate"/>
      </w:r>
      <w:r w:rsidR="0065317A">
        <w:rPr>
          <w:noProof/>
        </w:rPr>
        <w:t>8</w:t>
      </w:r>
      <w:r w:rsidR="000D6232">
        <w:rPr>
          <w:noProof/>
        </w:rPr>
        <w:fldChar w:fldCharType="end"/>
      </w:r>
      <w:bookmarkEnd w:id="297"/>
      <w:r>
        <w:t xml:space="preserve"> – Data Layer</w:t>
      </w:r>
    </w:p>
    <w:p w:rsidR="00C5154C" w:rsidRDefault="00C5154C" w:rsidP="00C5154C">
      <w:pPr>
        <w:pStyle w:val="Cabealho2"/>
        <w:numPr>
          <w:ilvl w:val="2"/>
          <w:numId w:val="27"/>
        </w:numPr>
      </w:pPr>
      <w:r>
        <w:t>Web LifeCycle</w:t>
      </w:r>
    </w:p>
    <w:p w:rsidR="00C5154C" w:rsidRDefault="00FE472A" w:rsidP="00FE472A">
      <w:r>
        <w:t>O ciclo de vida d</w:t>
      </w:r>
      <w:ins w:id="298" w:author="Rui" w:date="2018-04-22T18:10:00Z">
        <w:r w:rsidR="00C223D4">
          <w:t xml:space="preserve">e </w:t>
        </w:r>
      </w:ins>
      <w:r>
        <w:t xml:space="preserve">uma </w:t>
      </w:r>
      <w:del w:id="299" w:author="Rui" w:date="2018-04-22T19:05:00Z">
        <w:r w:rsidDel="00673FD1">
          <w:delText>pagina</w:delText>
        </w:r>
      </w:del>
      <w:ins w:id="300" w:author="Rui" w:date="2018-04-22T19:05:00Z">
        <w:r w:rsidR="00673FD1">
          <w:t>página</w:t>
        </w:r>
      </w:ins>
      <w:r>
        <w:t xml:space="preserve"> Web desenvolvida é normalmente composto por três passos, com opcional:</w:t>
      </w:r>
    </w:p>
    <w:p w:rsidR="00FE472A" w:rsidRDefault="00FE472A" w:rsidP="00FE472A">
      <w:pPr>
        <w:pStyle w:val="PargrafodaLista"/>
        <w:numPr>
          <w:ilvl w:val="0"/>
          <w:numId w:val="44"/>
        </w:numPr>
      </w:pPr>
      <w:r>
        <w:t xml:space="preserve">Preparação – onde é obtido e gerido dados demonstrados na </w:t>
      </w:r>
      <w:del w:id="301" w:author="Rui" w:date="2018-04-22T19:05:00Z">
        <w:r w:rsidDel="00673FD1">
          <w:delText>pagina</w:delText>
        </w:r>
      </w:del>
      <w:ins w:id="302" w:author="Rui" w:date="2018-04-22T19:05:00Z">
        <w:r w:rsidR="00673FD1">
          <w:t>página</w:t>
        </w:r>
      </w:ins>
      <w:r>
        <w:t xml:space="preserve">, este </w:t>
      </w:r>
      <w:del w:id="303" w:author="Rui" w:date="2018-04-22T18:10:00Z">
        <w:r w:rsidDel="00C223D4">
          <w:delText xml:space="preserve">é </w:delText>
        </w:r>
      </w:del>
      <w:r>
        <w:t>pa</w:t>
      </w:r>
      <w:ins w:id="304" w:author="Rui" w:date="2018-04-22T18:10:00Z">
        <w:r w:rsidR="00C223D4">
          <w:t>ss</w:t>
        </w:r>
      </w:ins>
      <w:del w:id="305" w:author="Rui" w:date="2018-04-22T18:10:00Z">
        <w:r w:rsidDel="00C223D4">
          <w:delText>ç</w:delText>
        </w:r>
      </w:del>
      <w:r>
        <w:t xml:space="preserve">o é opcional sendo que se a informação da </w:t>
      </w:r>
      <w:del w:id="306" w:author="Rui" w:date="2018-04-22T19:05:00Z">
        <w:r w:rsidDel="00673FD1">
          <w:delText>pagina</w:delText>
        </w:r>
      </w:del>
      <w:ins w:id="307" w:author="Rui" w:date="2018-04-22T19:05:00Z">
        <w:r w:rsidR="00673FD1">
          <w:t>página</w:t>
        </w:r>
      </w:ins>
      <w:r>
        <w:t xml:space="preserve"> for completamente estática (e não obtida da base de dados), então não é necessária preparação</w:t>
      </w:r>
      <w:r w:rsidR="007A47CC">
        <w:t>. Este passo ocorre completamente pela ação Preparation</w:t>
      </w:r>
      <w:ins w:id="308" w:author="Rui" w:date="2018-04-22T18:10:00Z">
        <w:r w:rsidR="00C223D4">
          <w:t>,</w:t>
        </w:r>
      </w:ins>
    </w:p>
    <w:p w:rsidR="00FE472A" w:rsidRDefault="00FE472A" w:rsidP="00FE472A">
      <w:pPr>
        <w:pStyle w:val="PargrafodaLista"/>
        <w:numPr>
          <w:ilvl w:val="0"/>
          <w:numId w:val="44"/>
        </w:numPr>
      </w:pPr>
      <w:r>
        <w:t xml:space="preserve">Composição – a estrutura da </w:t>
      </w:r>
      <w:del w:id="309" w:author="Rui" w:date="2018-04-22T19:05:00Z">
        <w:r w:rsidDel="00673FD1">
          <w:delText>pagina</w:delText>
        </w:r>
      </w:del>
      <w:ins w:id="310" w:author="Rui" w:date="2018-04-22T19:05:00Z">
        <w:r w:rsidR="00673FD1">
          <w:t>página</w:t>
        </w:r>
      </w:ins>
      <w:r>
        <w:t xml:space="preserve"> e os seus elementos HTML são geridos. Também é obtido recursos como CSS, JS e IMG</w:t>
      </w:r>
      <w:del w:id="311" w:author="Rui" w:date="2018-04-22T18:11:00Z">
        <w:r w:rsidDel="00C223D4">
          <w:delText>, neste passo</w:delText>
        </w:r>
      </w:del>
      <w:ins w:id="312" w:author="Rui" w:date="2018-04-22T18:13:00Z">
        <w:r w:rsidR="00C223D4">
          <w:t>,</w:t>
        </w:r>
      </w:ins>
    </w:p>
    <w:p w:rsidR="00FE472A" w:rsidRDefault="00FE472A" w:rsidP="00FE472A">
      <w:pPr>
        <w:pStyle w:val="PargrafodaLista"/>
        <w:numPr>
          <w:ilvl w:val="0"/>
          <w:numId w:val="44"/>
        </w:numPr>
      </w:pPr>
      <w:r>
        <w:t xml:space="preserve">Interação – a partir deste ponto o utilizador pode interagir com a </w:t>
      </w:r>
      <w:del w:id="313" w:author="Rui" w:date="2018-04-22T19:05:00Z">
        <w:r w:rsidDel="00673FD1">
          <w:delText>pagina</w:delText>
        </w:r>
      </w:del>
      <w:ins w:id="314" w:author="Rui" w:date="2018-04-22T19:05:00Z">
        <w:r w:rsidR="00673FD1">
          <w:t>página</w:t>
        </w:r>
      </w:ins>
      <w:r>
        <w:t xml:space="preserve">, incluindo </w:t>
      </w:r>
      <w:del w:id="315" w:author="Rui" w:date="2018-04-22T18:11:00Z">
        <w:r w:rsidDel="00C223D4">
          <w:delText xml:space="preserve">enfocar </w:delText>
        </w:r>
      </w:del>
      <w:ins w:id="316" w:author="Rui" w:date="2018-04-22T18:11:00Z">
        <w:r w:rsidR="00C223D4">
          <w:t xml:space="preserve">invocar </w:t>
        </w:r>
      </w:ins>
      <w:r>
        <w:t>ações Screen e/ou Server</w:t>
      </w:r>
      <w:ins w:id="317" w:author="Rui" w:date="2018-04-22T18:13:00Z">
        <w:r w:rsidR="00C223D4">
          <w:t>.</w:t>
        </w:r>
      </w:ins>
    </w:p>
    <w:p w:rsidR="00FE472A" w:rsidRDefault="00FE472A" w:rsidP="00FE472A">
      <w:pPr>
        <w:pStyle w:val="Cabealho2"/>
        <w:numPr>
          <w:ilvl w:val="2"/>
          <w:numId w:val="27"/>
        </w:numPr>
      </w:pPr>
      <w:r>
        <w:t>Mobil</w:t>
      </w:r>
      <w:ins w:id="318" w:author="Rui" w:date="2018-04-22T18:11:00Z">
        <w:r w:rsidR="00C223D4">
          <w:t>e</w:t>
        </w:r>
      </w:ins>
      <w:r>
        <w:t xml:space="preserve"> LifeCycle</w:t>
      </w:r>
    </w:p>
    <w:p w:rsidR="00FE472A" w:rsidRDefault="007A47CC" w:rsidP="00FE472A">
      <w:r>
        <w:t>Apesar do ciclo</w:t>
      </w:r>
      <w:r w:rsidR="00FE472A">
        <w:t xml:space="preserve"> de vida dum </w:t>
      </w:r>
      <w:r w:rsidR="002F2DC8">
        <w:t>ecrã</w:t>
      </w:r>
      <w:r w:rsidR="00FE472A">
        <w:t xml:space="preserve"> móvel poder ser vist</w:t>
      </w:r>
      <w:ins w:id="319" w:author="Rui" w:date="2018-04-22T18:11:00Z">
        <w:r w:rsidR="00C223D4">
          <w:t>o</w:t>
        </w:r>
      </w:ins>
      <w:del w:id="320" w:author="Rui" w:date="2018-04-22T18:11:00Z">
        <w:r w:rsidR="00FE472A" w:rsidDel="00C223D4">
          <w:delText>a</w:delText>
        </w:r>
      </w:del>
      <w:r w:rsidR="00FE472A">
        <w:t xml:space="preserve"> como também</w:t>
      </w:r>
      <w:r>
        <w:t xml:space="preserve"> divid</w:t>
      </w:r>
      <w:ins w:id="321" w:author="Rui" w:date="2018-04-22T18:11:00Z">
        <w:r w:rsidR="00C223D4">
          <w:t>o</w:t>
        </w:r>
      </w:ins>
      <w:del w:id="322" w:author="Rui" w:date="2018-04-22T18:11:00Z">
        <w:r w:rsidDel="00C223D4">
          <w:delText>as</w:delText>
        </w:r>
      </w:del>
      <w:r>
        <w:t xml:space="preserve"> nos três passos do ciclo de vida verificado na ultima subsecção, este ciclo é algo </w:t>
      </w:r>
      <w:del w:id="323" w:author="Rui" w:date="2018-04-22T18:12:00Z">
        <w:r w:rsidDel="00C223D4">
          <w:delText xml:space="preserve">que </w:delText>
        </w:r>
      </w:del>
      <w:r>
        <w:t>mais complexo, sendo que não é incluído a ação Preparation.</w:t>
      </w:r>
    </w:p>
    <w:p w:rsidR="003D0194" w:rsidRDefault="007A47CC" w:rsidP="00FE472A">
      <w:r>
        <w:tab/>
      </w:r>
      <w:r w:rsidR="002F2DC8">
        <w:t xml:space="preserve">Em vez disso ecrãs </w:t>
      </w:r>
      <w:r w:rsidR="003D0194">
        <w:t xml:space="preserve">incluem </w:t>
      </w:r>
      <w:r w:rsidR="003D0194" w:rsidRPr="00C223D4">
        <w:rPr>
          <w:i/>
          <w:rPrChange w:id="324" w:author="Rui" w:date="2018-04-22T18:12:00Z">
            <w:rPr/>
          </w:rPrChange>
        </w:rPr>
        <w:t>fetches</w:t>
      </w:r>
      <w:r w:rsidR="003D0194">
        <w:t xml:space="preserve"> e </w:t>
      </w:r>
      <w:r w:rsidR="003D0194" w:rsidRPr="00C223D4">
        <w:rPr>
          <w:i/>
          <w:rPrChange w:id="325" w:author="Rui" w:date="2018-04-22T18:12:00Z">
            <w:rPr/>
          </w:rPrChange>
        </w:rPr>
        <w:t>event handlers</w:t>
      </w:r>
      <w:r w:rsidR="003D0194">
        <w:t>. O primeiro permite obter os dados a demonstra</w:t>
      </w:r>
      <w:ins w:id="326" w:author="Rui" w:date="2018-04-22T18:12:00Z">
        <w:r w:rsidR="00C223D4">
          <w:t>r</w:t>
        </w:r>
      </w:ins>
      <w:r w:rsidR="003D0194">
        <w:t xml:space="preserve"> no ecrã, sendo possível obter os dados da base de dados, do armazenamento local ou até de</w:t>
      </w:r>
      <w:ins w:id="327" w:author="Rui" w:date="2018-04-22T18:12:00Z">
        <w:r w:rsidR="00C223D4">
          <w:t xml:space="preserve"> fontes</w:t>
        </w:r>
      </w:ins>
      <w:r w:rsidR="003D0194">
        <w:t xml:space="preserve"> terceira</w:t>
      </w:r>
      <w:ins w:id="328" w:author="Rui" w:date="2018-04-22T18:12:00Z">
        <w:r w:rsidR="00C223D4">
          <w:t>s</w:t>
        </w:r>
      </w:ins>
      <w:del w:id="329" w:author="Rui" w:date="2018-04-22T18:12:00Z">
        <w:r w:rsidR="003D0194" w:rsidDel="00C223D4">
          <w:delText xml:space="preserve"> fontes</w:delText>
        </w:r>
      </w:del>
      <w:r w:rsidR="003D0194">
        <w:t>.</w:t>
      </w:r>
      <w:r w:rsidR="00A23E28">
        <w:t xml:space="preserve"> Estes </w:t>
      </w:r>
      <w:r w:rsidR="00A23E28" w:rsidRPr="00C223D4">
        <w:rPr>
          <w:i/>
          <w:rPrChange w:id="330" w:author="Rui" w:date="2018-04-22T18:12:00Z">
            <w:rPr/>
          </w:rPrChange>
        </w:rPr>
        <w:t>fetches</w:t>
      </w:r>
      <w:r w:rsidR="00A23E28">
        <w:t xml:space="preserve"> são realizados de forma assíncrona e paralela a outros </w:t>
      </w:r>
      <w:r w:rsidR="00A23E28" w:rsidRPr="00C223D4">
        <w:rPr>
          <w:i/>
          <w:rPrChange w:id="331" w:author="Rui" w:date="2018-04-22T18:13:00Z">
            <w:rPr/>
          </w:rPrChange>
        </w:rPr>
        <w:t>fetches</w:t>
      </w:r>
      <w:r w:rsidR="00A23E28">
        <w:t xml:space="preserve"> do mesmo ecrã.</w:t>
      </w:r>
    </w:p>
    <w:p w:rsidR="00A23E28" w:rsidRDefault="00A23E28" w:rsidP="00FE472A">
      <w:r>
        <w:lastRenderedPageBreak/>
        <w:tab/>
        <w:t xml:space="preserve">Em termos de </w:t>
      </w:r>
      <w:r w:rsidRPr="00C223D4">
        <w:rPr>
          <w:i/>
          <w:rPrChange w:id="332" w:author="Rui" w:date="2018-04-22T18:13:00Z">
            <w:rPr/>
          </w:rPrChange>
        </w:rPr>
        <w:t>event</w:t>
      </w:r>
      <w:del w:id="333" w:author="Rui" w:date="2018-04-22T18:13:00Z">
        <w:r w:rsidRPr="00C223D4" w:rsidDel="00C223D4">
          <w:rPr>
            <w:i/>
            <w:rPrChange w:id="334" w:author="Rui" w:date="2018-04-22T18:13:00Z">
              <w:rPr/>
            </w:rPrChange>
          </w:rPr>
          <w:delText>s</w:delText>
        </w:r>
      </w:del>
      <w:r w:rsidRPr="00C223D4">
        <w:rPr>
          <w:i/>
          <w:rPrChange w:id="335" w:author="Rui" w:date="2018-04-22T18:13:00Z">
            <w:rPr/>
          </w:rPrChange>
        </w:rPr>
        <w:t xml:space="preserve"> handlers</w:t>
      </w:r>
      <w:r>
        <w:t xml:space="preserve"> cada ecrã tem a possibilidade de incluir ações associadas a quatro eventos, pelos quatro </w:t>
      </w:r>
      <w:r w:rsidRPr="00C223D4">
        <w:rPr>
          <w:i/>
          <w:rPrChange w:id="336" w:author="Rui" w:date="2018-04-22T18:13:00Z">
            <w:rPr/>
          </w:rPrChange>
        </w:rPr>
        <w:t>handlers</w:t>
      </w:r>
      <w:r>
        <w:t>:</w:t>
      </w:r>
    </w:p>
    <w:p w:rsidR="00A23E28" w:rsidRDefault="004710E2" w:rsidP="00A23E28">
      <w:pPr>
        <w:pStyle w:val="PargrafodaLista"/>
        <w:numPr>
          <w:ilvl w:val="0"/>
          <w:numId w:val="45"/>
        </w:numPr>
      </w:pPr>
      <w:r>
        <w:t>On</w:t>
      </w:r>
      <w:r w:rsidRPr="004710E2">
        <w:rPr>
          <w:bCs/>
        </w:rPr>
        <w:t>Initialize</w:t>
      </w:r>
      <w:r>
        <w:t xml:space="preserve"> - ação ocorre depois de se verificar a possibilidade de acesso pelo utilizador, mas antes de qualquer </w:t>
      </w:r>
      <w:r w:rsidRPr="00C223D4">
        <w:rPr>
          <w:i/>
          <w:rPrChange w:id="337" w:author="Rui" w:date="2018-04-22T18:13:00Z">
            <w:rPr/>
          </w:rPrChange>
        </w:rPr>
        <w:t>fetch</w:t>
      </w:r>
      <w:ins w:id="338" w:author="Rui" w:date="2018-04-22T18:13:00Z">
        <w:r w:rsidR="00C223D4">
          <w:rPr>
            <w:i/>
          </w:rPr>
          <w:t>,</w:t>
        </w:r>
      </w:ins>
    </w:p>
    <w:p w:rsidR="002A5F02" w:rsidRDefault="002A5F02" w:rsidP="002A5F02">
      <w:pPr>
        <w:pStyle w:val="PargrafodaLista"/>
        <w:numPr>
          <w:ilvl w:val="1"/>
          <w:numId w:val="45"/>
        </w:numPr>
      </w:pPr>
      <w:r>
        <w:t xml:space="preserve">Pode ser utilizado para inicializar o ecrã, definindo valores </w:t>
      </w:r>
      <w:r w:rsidRPr="00C223D4">
        <w:rPr>
          <w:i/>
          <w:rPrChange w:id="339" w:author="Rui" w:date="2018-04-22T18:14:00Z">
            <w:rPr/>
          </w:rPrChange>
        </w:rPr>
        <w:t>default</w:t>
      </w:r>
      <w:del w:id="340" w:author="Rui" w:date="2018-04-22T18:14:00Z">
        <w:r w:rsidDel="00C223D4">
          <w:delText xml:space="preserve"> </w:delText>
        </w:r>
      </w:del>
      <w:ins w:id="341" w:author="Rui" w:date="2018-04-22T18:13:00Z">
        <w:r w:rsidR="00C223D4">
          <w:t>.</w:t>
        </w:r>
      </w:ins>
    </w:p>
    <w:p w:rsidR="002A5F02" w:rsidRDefault="002A5F02" w:rsidP="00A23E28">
      <w:pPr>
        <w:pStyle w:val="PargrafodaLista"/>
        <w:numPr>
          <w:ilvl w:val="0"/>
          <w:numId w:val="45"/>
        </w:numPr>
      </w:pPr>
      <w:r>
        <w:t>OnReady – ação ocorre quando ecrã est</w:t>
      </w:r>
      <w:ins w:id="342" w:author="Rui" w:date="2018-04-22T18:14:00Z">
        <w:r w:rsidR="00C223D4">
          <w:t>á</w:t>
        </w:r>
      </w:ins>
      <w:del w:id="343" w:author="Rui" w:date="2018-04-22T18:14:00Z">
        <w:r w:rsidDel="00C223D4">
          <w:delText>a</w:delText>
        </w:r>
      </w:del>
      <w:r>
        <w:t xml:space="preserve"> pronto, mas antes do </w:t>
      </w:r>
      <w:r w:rsidRPr="00C223D4">
        <w:rPr>
          <w:i/>
          <w:rPrChange w:id="344" w:author="Rui" w:date="2018-04-22T18:14:00Z">
            <w:rPr/>
          </w:rPrChange>
        </w:rPr>
        <w:t>render</w:t>
      </w:r>
      <w:r>
        <w:t xml:space="preserve"> </w:t>
      </w:r>
      <w:del w:id="345" w:author="Rui" w:date="2018-04-22T18:14:00Z">
        <w:r w:rsidDel="00C223D4">
          <w:delText>do</w:delText>
        </w:r>
      </w:del>
      <w:ins w:id="346" w:author="Rui" w:date="2018-04-22T18:14:00Z">
        <w:r w:rsidR="00C223D4">
          <w:t>de o</w:t>
        </w:r>
      </w:ins>
      <w:r>
        <w:t xml:space="preserve"> mesmo começar</w:t>
      </w:r>
      <w:ins w:id="347" w:author="Rui" w:date="2018-04-22T18:14:00Z">
        <w:r w:rsidR="00C223D4">
          <w:t>,</w:t>
        </w:r>
      </w:ins>
    </w:p>
    <w:p w:rsidR="002A5F02" w:rsidRDefault="002A5F02" w:rsidP="002A5F02">
      <w:pPr>
        <w:pStyle w:val="PargrafodaLista"/>
        <w:numPr>
          <w:ilvl w:val="1"/>
          <w:numId w:val="45"/>
        </w:numPr>
      </w:pPr>
      <w:r>
        <w:t>Permite manipular o DOM do ecrã</w:t>
      </w:r>
      <w:ins w:id="348" w:author="Rui" w:date="2018-04-22T18:14:00Z">
        <w:r w:rsidR="00C223D4">
          <w:t>.</w:t>
        </w:r>
      </w:ins>
      <w:r>
        <w:t xml:space="preserve"> </w:t>
      </w:r>
    </w:p>
    <w:p w:rsidR="002A5F02" w:rsidRDefault="002A5F02" w:rsidP="002A5F02">
      <w:pPr>
        <w:pStyle w:val="PargrafodaLista"/>
        <w:numPr>
          <w:ilvl w:val="0"/>
          <w:numId w:val="45"/>
        </w:numPr>
      </w:pPr>
      <w:r>
        <w:t xml:space="preserve">OnRender </w:t>
      </w:r>
      <w:r w:rsidR="0021059C">
        <w:t xml:space="preserve">– ação para correr quando o ecrã termina o seu </w:t>
      </w:r>
      <w:r w:rsidR="0021059C" w:rsidRPr="00C223D4">
        <w:rPr>
          <w:i/>
          <w:rPrChange w:id="349" w:author="Rui" w:date="2018-04-22T18:15:00Z">
            <w:rPr/>
          </w:rPrChange>
        </w:rPr>
        <w:t>render</w:t>
      </w:r>
      <w:r w:rsidR="0021059C">
        <w:t>, ou cada vez que um elemento do ecrã muda</w:t>
      </w:r>
      <w:ins w:id="350" w:author="Rui" w:date="2018-04-22T18:14:00Z">
        <w:r w:rsidR="00C223D4">
          <w:t>,</w:t>
        </w:r>
      </w:ins>
    </w:p>
    <w:p w:rsidR="0021059C" w:rsidRDefault="0021059C" w:rsidP="0021059C">
      <w:pPr>
        <w:pStyle w:val="PargrafodaLista"/>
        <w:numPr>
          <w:ilvl w:val="1"/>
          <w:numId w:val="45"/>
        </w:numPr>
      </w:pPr>
      <w:r>
        <w:t>Utilizado para atualizar componentes</w:t>
      </w:r>
      <w:ins w:id="351" w:author="Rui" w:date="2018-04-22T18:14:00Z">
        <w:r w:rsidR="00C223D4">
          <w:t>.</w:t>
        </w:r>
      </w:ins>
    </w:p>
    <w:p w:rsidR="0021059C" w:rsidRDefault="0021059C" w:rsidP="0021059C">
      <w:pPr>
        <w:pStyle w:val="PargrafodaLista"/>
        <w:numPr>
          <w:ilvl w:val="0"/>
          <w:numId w:val="45"/>
        </w:numPr>
      </w:pPr>
      <w:r>
        <w:t>OnDestroy – ação ocorre antes de um ecrã ser destruído</w:t>
      </w:r>
      <w:ins w:id="352" w:author="Rui" w:date="2018-04-22T18:14:00Z">
        <w:r w:rsidR="00C223D4">
          <w:t>.</w:t>
        </w:r>
      </w:ins>
    </w:p>
    <w:p w:rsidR="0021059C" w:rsidRDefault="0021059C" w:rsidP="0021059C">
      <w:pPr>
        <w:pStyle w:val="PargrafodaLista"/>
        <w:numPr>
          <w:ilvl w:val="1"/>
          <w:numId w:val="45"/>
        </w:numPr>
      </w:pPr>
      <w:r>
        <w:t xml:space="preserve"> Este </w:t>
      </w:r>
      <w:r w:rsidRPr="00C223D4">
        <w:rPr>
          <w:i/>
          <w:rPrChange w:id="353" w:author="Rui" w:date="2018-04-22T18:15:00Z">
            <w:rPr/>
          </w:rPrChange>
        </w:rPr>
        <w:t>handler</w:t>
      </w:r>
      <w:r>
        <w:t xml:space="preserve"> permite aplicar l</w:t>
      </w:r>
      <w:ins w:id="354" w:author="Rui" w:date="2018-04-22T18:15:00Z">
        <w:r w:rsidR="00C223D4">
          <w:t>ó</w:t>
        </w:r>
      </w:ins>
      <w:del w:id="355" w:author="Rui" w:date="2018-04-22T18:15:00Z">
        <w:r w:rsidDel="00C223D4">
          <w:delText>o</w:delText>
        </w:r>
      </w:del>
      <w:r>
        <w:t>gica a destruição de ecrãs</w:t>
      </w:r>
      <w:ins w:id="356" w:author="Rui" w:date="2018-04-22T18:14:00Z">
        <w:r w:rsidR="00C223D4">
          <w:t>.</w:t>
        </w:r>
      </w:ins>
      <w:r>
        <w:t xml:space="preserve"> </w:t>
      </w:r>
    </w:p>
    <w:p w:rsidR="007B55A4" w:rsidRDefault="007B55A4" w:rsidP="007B55A4">
      <w:pPr>
        <w:pStyle w:val="Cabealho2"/>
        <w:numPr>
          <w:ilvl w:val="2"/>
          <w:numId w:val="27"/>
        </w:numPr>
      </w:pPr>
      <w:r>
        <w:t>Sincronismo</w:t>
      </w:r>
    </w:p>
    <w:p w:rsidR="00575AD2" w:rsidRDefault="00575AD2" w:rsidP="007B55A4">
      <w:r>
        <w:t>Desenvolvimento sobre a</w:t>
      </w:r>
      <w:r w:rsidR="00E535DE">
        <w:t xml:space="preserve"> </w:t>
      </w:r>
      <w:r>
        <w:t xml:space="preserve">plataforma móvel regularmente envolve a utilização de duas fontes de informação, a base de dados, </w:t>
      </w:r>
      <w:r w:rsidRPr="00C223D4">
        <w:rPr>
          <w:i/>
          <w:rPrChange w:id="357" w:author="Rui" w:date="2018-04-22T18:15:00Z">
            <w:rPr/>
          </w:rPrChange>
        </w:rPr>
        <w:t>online</w:t>
      </w:r>
      <w:r>
        <w:t xml:space="preserve">, e o armazenamento local, </w:t>
      </w:r>
      <w:r w:rsidRPr="00C223D4">
        <w:rPr>
          <w:i/>
          <w:rPrChange w:id="358" w:author="Rui" w:date="2018-04-22T18:15:00Z">
            <w:rPr/>
          </w:rPrChange>
        </w:rPr>
        <w:t>offline</w:t>
      </w:r>
      <w:r>
        <w:t xml:space="preserve">. Mas estas fontes devem sempre, ou pelo menos </w:t>
      </w:r>
      <w:del w:id="359" w:author="Rui" w:date="2018-04-22T18:15:00Z">
        <w:r w:rsidDel="00C223D4">
          <w:delText>o máximo</w:delText>
        </w:r>
      </w:del>
      <w:ins w:id="360" w:author="Rui" w:date="2018-04-22T18:15:00Z">
        <w:r w:rsidR="00C223D4">
          <w:t>sempre que</w:t>
        </w:r>
      </w:ins>
      <w:r>
        <w:t xml:space="preserve"> possível, sincronizadas para garantir que informação da segunda fonte é a mais atualizada possível.</w:t>
      </w:r>
    </w:p>
    <w:p w:rsidR="00575AD2" w:rsidRDefault="00575AD2" w:rsidP="007B55A4">
      <w:r>
        <w:tab/>
        <w:t xml:space="preserve">Por esta razão a OutSytems fornece uma </w:t>
      </w:r>
      <w:r w:rsidRPr="00C223D4">
        <w:rPr>
          <w:i/>
          <w:rPrChange w:id="361" w:author="Rui" w:date="2018-04-22T18:16:00Z">
            <w:rPr/>
          </w:rPrChange>
        </w:rPr>
        <w:t>framework</w:t>
      </w:r>
      <w:r>
        <w:t xml:space="preserve"> de sincronismo</w:t>
      </w:r>
      <w:ins w:id="362" w:author="Rui" w:date="2018-04-22T18:16:00Z">
        <w:r w:rsidR="00C223D4">
          <w:t>,</w:t>
        </w:r>
      </w:ins>
      <w:r>
        <w:t xml:space="preserve"> </w:t>
      </w:r>
      <w:del w:id="363" w:author="Rui" w:date="2018-04-22T18:16:00Z">
        <w:r w:rsidR="00556E42" w:rsidDel="00C223D4">
          <w:delText>que pode ser executada em cinco diferentes padrões que são:</w:delText>
        </w:r>
      </w:del>
      <w:ins w:id="364" w:author="Rui" w:date="2018-04-22T18:16:00Z">
        <w:r w:rsidR="00C223D4">
          <w:t>alguns dos exemplos de sincronismo possíveis são</w:t>
        </w:r>
      </w:ins>
      <w:ins w:id="365" w:author="Rui" w:date="2018-04-22T18:17:00Z">
        <w:r w:rsidR="00C223D4">
          <w:t>:</w:t>
        </w:r>
      </w:ins>
    </w:p>
    <w:p w:rsidR="00556E42" w:rsidRPr="00784769" w:rsidRDefault="000D6232" w:rsidP="00E638FB">
      <w:pPr>
        <w:pStyle w:val="PargrafodaLista"/>
        <w:numPr>
          <w:ilvl w:val="0"/>
          <w:numId w:val="47"/>
        </w:numPr>
        <w:rPr>
          <w:color w:val="000000" w:themeColor="text1"/>
        </w:rPr>
      </w:pPr>
      <w:hyperlink r:id="rId22" w:tooltip="Read-Only Data" w:history="1">
        <w:r w:rsidR="00784769" w:rsidRPr="00784769">
          <w:rPr>
            <w:rStyle w:val="Hiperligao"/>
            <w:color w:val="000000" w:themeColor="text1"/>
            <w:u w:val="none"/>
          </w:rPr>
          <w:t>Read-Only Data</w:t>
        </w:r>
      </w:hyperlink>
      <w:r w:rsidR="00784769" w:rsidRPr="00784769">
        <w:rPr>
          <w:color w:val="000000" w:themeColor="text1"/>
        </w:rPr>
        <w:t xml:space="preserve"> – utilizável para quando utilizadores precisam unicamente de ler informação e quando a dimensão da data a sincronizar é baixa</w:t>
      </w:r>
      <w:ins w:id="366" w:author="Rui" w:date="2018-04-22T18:17:00Z">
        <w:r w:rsidR="003F6C39">
          <w:rPr>
            <w:color w:val="000000" w:themeColor="text1"/>
          </w:rPr>
          <w:t>,</w:t>
        </w:r>
      </w:ins>
    </w:p>
    <w:p w:rsidR="00784769" w:rsidRPr="00784769" w:rsidRDefault="000D6232" w:rsidP="00E638FB">
      <w:pPr>
        <w:pStyle w:val="PargrafodaLista"/>
        <w:numPr>
          <w:ilvl w:val="0"/>
          <w:numId w:val="47"/>
        </w:numPr>
        <w:rPr>
          <w:color w:val="000000" w:themeColor="text1"/>
        </w:rPr>
      </w:pPr>
      <w:hyperlink r:id="rId23" w:tooltip="Read-Only Data Optimized" w:history="1">
        <w:r w:rsidR="00784769" w:rsidRPr="00784769">
          <w:rPr>
            <w:rStyle w:val="Hiperligao"/>
            <w:color w:val="000000" w:themeColor="text1"/>
            <w:u w:val="none"/>
          </w:rPr>
          <w:t>Read-Only Data Optimized</w:t>
        </w:r>
      </w:hyperlink>
      <w:r w:rsidR="00784769" w:rsidRPr="00784769">
        <w:rPr>
          <w:color w:val="000000" w:themeColor="text1"/>
        </w:rPr>
        <w:t xml:space="preserve"> – semelhante ao Read-Only Data, mas para dimensões de data mais extensiva</w:t>
      </w:r>
      <w:ins w:id="367" w:author="Rui" w:date="2018-04-22T18:17:00Z">
        <w:r w:rsidR="003F6C39">
          <w:rPr>
            <w:color w:val="000000" w:themeColor="text1"/>
          </w:rPr>
          <w:t>,</w:t>
        </w:r>
      </w:ins>
    </w:p>
    <w:p w:rsidR="00784769" w:rsidRPr="00784769" w:rsidRDefault="000D6232" w:rsidP="00E638FB">
      <w:pPr>
        <w:pStyle w:val="PargrafodaLista"/>
        <w:numPr>
          <w:ilvl w:val="0"/>
          <w:numId w:val="47"/>
        </w:numPr>
        <w:rPr>
          <w:color w:val="000000" w:themeColor="text1"/>
        </w:rPr>
      </w:pPr>
      <w:hyperlink r:id="rId24" w:tooltip="Read/Write Data Last Write Wins" w:history="1">
        <w:r w:rsidR="00784769" w:rsidRPr="00784769">
          <w:rPr>
            <w:rStyle w:val="Hiperligao"/>
            <w:color w:val="000000" w:themeColor="text1"/>
            <w:u w:val="none"/>
          </w:rPr>
          <w:t>Read/Write Data Last Write Wins</w:t>
        </w:r>
      </w:hyperlink>
      <w:r w:rsidR="00784769" w:rsidRPr="00784769">
        <w:rPr>
          <w:color w:val="000000" w:themeColor="text1"/>
        </w:rPr>
        <w:t xml:space="preserve"> – este padr</w:t>
      </w:r>
      <w:r w:rsidR="00784769">
        <w:rPr>
          <w:color w:val="000000" w:themeColor="text1"/>
        </w:rPr>
        <w:t>ão</w:t>
      </w:r>
      <w:r w:rsidR="00784769" w:rsidRPr="00784769">
        <w:rPr>
          <w:color w:val="000000" w:themeColor="text1"/>
        </w:rPr>
        <w:t xml:space="preserve"> é útil</w:t>
      </w:r>
      <w:r w:rsidR="00784769">
        <w:rPr>
          <w:color w:val="000000" w:themeColor="text1"/>
        </w:rPr>
        <w:t xml:space="preserve"> quando existe alteração de data</w:t>
      </w:r>
      <w:r w:rsidR="00CE6597">
        <w:rPr>
          <w:color w:val="000000" w:themeColor="text1"/>
        </w:rPr>
        <w:t xml:space="preserve">, modo </w:t>
      </w:r>
      <w:r w:rsidR="00CE6597" w:rsidRPr="003F6C39">
        <w:rPr>
          <w:i/>
          <w:color w:val="000000" w:themeColor="text1"/>
          <w:rPrChange w:id="368" w:author="Rui" w:date="2018-04-22T18:17:00Z">
            <w:rPr>
              <w:color w:val="000000" w:themeColor="text1"/>
            </w:rPr>
          </w:rPrChange>
        </w:rPr>
        <w:t>offline</w:t>
      </w:r>
      <w:r w:rsidR="00784769">
        <w:rPr>
          <w:color w:val="000000" w:themeColor="text1"/>
        </w:rPr>
        <w:t>, mas que</w:t>
      </w:r>
      <w:r w:rsidR="00CE6597">
        <w:rPr>
          <w:color w:val="000000" w:themeColor="text1"/>
        </w:rPr>
        <w:t xml:space="preserve"> em principio,</w:t>
      </w:r>
      <w:r w:rsidR="00784769">
        <w:rPr>
          <w:color w:val="000000" w:themeColor="text1"/>
        </w:rPr>
        <w:t xml:space="preserve"> instancias individuais irão ser alteradas por um único utilizador, não existe conflito de escrita entre vários utilizadores</w:t>
      </w:r>
      <w:ins w:id="369" w:author="Rui" w:date="2018-04-22T18:17:00Z">
        <w:r w:rsidR="003F6C39">
          <w:rPr>
            <w:color w:val="000000" w:themeColor="text1"/>
          </w:rPr>
          <w:t>,</w:t>
        </w:r>
      </w:ins>
    </w:p>
    <w:p w:rsidR="00784769" w:rsidRPr="00784769" w:rsidRDefault="000D6232" w:rsidP="00E638FB">
      <w:pPr>
        <w:pStyle w:val="PargrafodaLista"/>
        <w:numPr>
          <w:ilvl w:val="0"/>
          <w:numId w:val="47"/>
        </w:numPr>
        <w:rPr>
          <w:color w:val="000000" w:themeColor="text1"/>
        </w:rPr>
      </w:pPr>
      <w:hyperlink r:id="rId25" w:tooltip="Read/Write Data with Conflict Detection" w:history="1">
        <w:r w:rsidR="00784769" w:rsidRPr="00784769">
          <w:rPr>
            <w:rStyle w:val="Hiperligao"/>
            <w:color w:val="000000" w:themeColor="text1"/>
            <w:u w:val="none"/>
          </w:rPr>
          <w:t>Read/Write Data with Conflict Detection</w:t>
        </w:r>
      </w:hyperlink>
      <w:r w:rsidR="00784769" w:rsidRPr="00784769">
        <w:rPr>
          <w:color w:val="000000" w:themeColor="text1"/>
        </w:rPr>
        <w:t xml:space="preserve"> – uma versão mais aprofundada do padrão anterior, permitindo</w:t>
      </w:r>
      <w:ins w:id="370" w:author="Rui" w:date="2018-04-22T18:18:00Z">
        <w:r w:rsidR="003F6C39">
          <w:rPr>
            <w:color w:val="000000" w:themeColor="text1"/>
          </w:rPr>
          <w:t xml:space="preserve"> a resolução</w:t>
        </w:r>
      </w:ins>
      <w:r w:rsidR="00784769" w:rsidRPr="00784769">
        <w:rPr>
          <w:color w:val="000000" w:themeColor="text1"/>
        </w:rPr>
        <w:t xml:space="preserve"> </w:t>
      </w:r>
      <w:ins w:id="371" w:author="Rui" w:date="2018-04-22T18:18:00Z">
        <w:r w:rsidR="003F6C39">
          <w:rPr>
            <w:color w:val="000000" w:themeColor="text1"/>
          </w:rPr>
          <w:t xml:space="preserve">de </w:t>
        </w:r>
      </w:ins>
      <w:r w:rsidR="00784769">
        <w:rPr>
          <w:color w:val="000000" w:themeColor="text1"/>
        </w:rPr>
        <w:t>conflito</w:t>
      </w:r>
      <w:ins w:id="372" w:author="Rui" w:date="2018-04-22T18:18:00Z">
        <w:r w:rsidR="003F6C39">
          <w:rPr>
            <w:color w:val="000000" w:themeColor="text1"/>
          </w:rPr>
          <w:t>s</w:t>
        </w:r>
      </w:ins>
      <w:r w:rsidR="00784769">
        <w:rPr>
          <w:color w:val="000000" w:themeColor="text1"/>
        </w:rPr>
        <w:t xml:space="preserve"> </w:t>
      </w:r>
      <w:r w:rsidR="00784769" w:rsidRPr="00784769">
        <w:rPr>
          <w:color w:val="000000" w:themeColor="text1"/>
        </w:rPr>
        <w:t>de escrita</w:t>
      </w:r>
      <w:ins w:id="373" w:author="Rui" w:date="2018-04-22T18:18:00Z">
        <w:r w:rsidR="003F6C39">
          <w:rPr>
            <w:color w:val="000000" w:themeColor="text1"/>
          </w:rPr>
          <w:t xml:space="preserve"> de múltiplos</w:t>
        </w:r>
      </w:ins>
      <w:del w:id="374" w:author="Rui" w:date="2018-04-22T18:18:00Z">
        <w:r w:rsidR="00784769" w:rsidRPr="00784769" w:rsidDel="003F6C39">
          <w:rPr>
            <w:color w:val="000000" w:themeColor="text1"/>
          </w:rPr>
          <w:delText xml:space="preserve"> </w:delText>
        </w:r>
        <w:r w:rsidR="00B047CB" w:rsidDel="003F6C39">
          <w:rPr>
            <w:color w:val="000000" w:themeColor="text1"/>
          </w:rPr>
          <w:delText>alguns</w:delText>
        </w:r>
      </w:del>
      <w:r w:rsidR="00784769" w:rsidRPr="00784769">
        <w:rPr>
          <w:color w:val="000000" w:themeColor="text1"/>
        </w:rPr>
        <w:t xml:space="preserve"> utilizadores</w:t>
      </w:r>
      <w:ins w:id="375" w:author="Rui" w:date="2018-04-22T18:18:00Z">
        <w:r w:rsidR="003F6C39">
          <w:rPr>
            <w:color w:val="000000" w:themeColor="text1"/>
          </w:rPr>
          <w:t>,</w:t>
        </w:r>
      </w:ins>
    </w:p>
    <w:p w:rsidR="00784769" w:rsidRDefault="000D6232" w:rsidP="00E638FB">
      <w:pPr>
        <w:pStyle w:val="PargrafodaLista"/>
        <w:numPr>
          <w:ilvl w:val="0"/>
          <w:numId w:val="47"/>
        </w:numPr>
        <w:rPr>
          <w:color w:val="000000" w:themeColor="text1"/>
        </w:rPr>
      </w:pPr>
      <w:hyperlink r:id="rId26" w:tooltip="Read/Write Data One-to-Many" w:history="1">
        <w:r w:rsidR="00784769" w:rsidRPr="00CE6597">
          <w:rPr>
            <w:rStyle w:val="Hiperligao"/>
            <w:color w:val="000000" w:themeColor="text1"/>
            <w:u w:val="none"/>
          </w:rPr>
          <w:t>Read/Write Data One-to-Many</w:t>
        </w:r>
      </w:hyperlink>
      <w:r w:rsidR="00784769" w:rsidRPr="00CE6597">
        <w:rPr>
          <w:color w:val="000000" w:themeColor="text1"/>
        </w:rPr>
        <w:t xml:space="preserve"> </w:t>
      </w:r>
      <w:r w:rsidR="00CE6597" w:rsidRPr="00CE6597">
        <w:rPr>
          <w:color w:val="000000" w:themeColor="text1"/>
        </w:rPr>
        <w:t>–</w:t>
      </w:r>
      <w:r w:rsidR="00784769" w:rsidRPr="00CE6597">
        <w:rPr>
          <w:color w:val="000000" w:themeColor="text1"/>
        </w:rPr>
        <w:t xml:space="preserve"> </w:t>
      </w:r>
      <w:r w:rsidR="00CE6597" w:rsidRPr="00CE6597">
        <w:rPr>
          <w:color w:val="000000" w:themeColor="text1"/>
        </w:rPr>
        <w:t>continuação dos dois padrões anteriores, este padrão permite que vários utilizadores alterem a mesma informação</w:t>
      </w:r>
      <w:ins w:id="376" w:author="Rui" w:date="2018-04-22T18:18:00Z">
        <w:r w:rsidR="003F6C39">
          <w:rPr>
            <w:color w:val="000000" w:themeColor="text1"/>
          </w:rPr>
          <w:t>.</w:t>
        </w:r>
      </w:ins>
    </w:p>
    <w:p w:rsidR="003E7DA1" w:rsidRDefault="003E7DA1" w:rsidP="003E7DA1">
      <w:pPr>
        <w:ind w:firstLine="708"/>
        <w:rPr>
          <w:color w:val="000000" w:themeColor="text1"/>
        </w:rPr>
      </w:pPr>
      <w:r>
        <w:rPr>
          <w:color w:val="000000" w:themeColor="text1"/>
        </w:rPr>
        <w:t>A</w:t>
      </w:r>
      <w:del w:id="377" w:author="Rui" w:date="2018-04-22T18:19:00Z">
        <w:r w:rsidDel="003F6C39">
          <w:rPr>
            <w:color w:val="000000" w:themeColor="text1"/>
          </w:rPr>
          <w:delText>pesar de ainda se poder alterar esta decisão, em principio a</w:delText>
        </w:r>
      </w:del>
      <w:r>
        <w:rPr>
          <w:color w:val="000000" w:themeColor="text1"/>
        </w:rPr>
        <w:t xml:space="preserve"> aplicação móvel desenvolvida neste projeto utilizar</w:t>
      </w:r>
      <w:ins w:id="378" w:author="Rui" w:date="2018-04-22T18:19:00Z">
        <w:r w:rsidR="003F6C39">
          <w:rPr>
            <w:color w:val="000000" w:themeColor="text1"/>
          </w:rPr>
          <w:t>á</w:t>
        </w:r>
      </w:ins>
      <w:del w:id="379" w:author="Rui" w:date="2018-04-22T18:19:00Z">
        <w:r w:rsidDel="003F6C39">
          <w:rPr>
            <w:color w:val="000000" w:themeColor="text1"/>
          </w:rPr>
          <w:delText>a</w:delText>
        </w:r>
      </w:del>
      <w:r>
        <w:rPr>
          <w:color w:val="000000" w:themeColor="text1"/>
        </w:rPr>
        <w:t xml:space="preserve"> os padrões </w:t>
      </w:r>
      <w:hyperlink r:id="rId27" w:tooltip="Read-Only Data Optimized" w:history="1">
        <w:r w:rsidRPr="00784769">
          <w:rPr>
            <w:rStyle w:val="Hiperligao"/>
            <w:color w:val="000000" w:themeColor="text1"/>
            <w:u w:val="none"/>
          </w:rPr>
          <w:t>Read-Only Data Optimized</w:t>
        </w:r>
      </w:hyperlink>
      <w:r>
        <w:rPr>
          <w:color w:val="000000" w:themeColor="text1"/>
        </w:rPr>
        <w:t xml:space="preserve"> e </w:t>
      </w:r>
      <w:hyperlink r:id="rId28" w:tooltip="Read/Write Data Last Write Wins" w:history="1">
        <w:r w:rsidRPr="00784769">
          <w:rPr>
            <w:rStyle w:val="Hiperligao"/>
            <w:color w:val="000000" w:themeColor="text1"/>
            <w:u w:val="none"/>
          </w:rPr>
          <w:t>Read/Write Data Last Write Wins</w:t>
        </w:r>
      </w:hyperlink>
      <w:r>
        <w:rPr>
          <w:color w:val="000000" w:themeColor="text1"/>
        </w:rPr>
        <w:t>.</w:t>
      </w:r>
    </w:p>
    <w:p w:rsidR="003E7DA1" w:rsidRDefault="003E7DA1" w:rsidP="003E7DA1">
      <w:pPr>
        <w:ind w:firstLine="708"/>
        <w:rPr>
          <w:color w:val="000000" w:themeColor="text1"/>
        </w:rPr>
      </w:pPr>
      <w:r>
        <w:rPr>
          <w:color w:val="000000" w:themeColor="text1"/>
        </w:rPr>
        <w:lastRenderedPageBreak/>
        <w:t>O primeiro para ecrãs onde será verificado unicamente informação que não se pode alterar, exemplo entrevista e aplicações a vagas, que podem incluir uma extensa quantidade de informação.</w:t>
      </w:r>
    </w:p>
    <w:p w:rsidR="003E7DA1" w:rsidRPr="003E7DA1" w:rsidRDefault="003E7DA1" w:rsidP="003E7DA1">
      <w:pPr>
        <w:ind w:firstLine="708"/>
        <w:rPr>
          <w:color w:val="000000" w:themeColor="text1"/>
        </w:rPr>
      </w:pPr>
      <w:r>
        <w:rPr>
          <w:color w:val="000000" w:themeColor="text1"/>
        </w:rPr>
        <w:t xml:space="preserve">Já o segundo padrão será utilizado em qualquer alteração </w:t>
      </w:r>
      <w:r w:rsidR="00984068">
        <w:rPr>
          <w:color w:val="000000" w:themeColor="text1"/>
        </w:rPr>
        <w:t xml:space="preserve">realizada na aplicação, sendo </w:t>
      </w:r>
      <w:r w:rsidR="002C1E07">
        <w:rPr>
          <w:color w:val="000000" w:themeColor="text1"/>
        </w:rPr>
        <w:t xml:space="preserve">que as informações a alterar, currículo e possivelmente </w:t>
      </w:r>
      <w:del w:id="380" w:author="Rui" w:date="2018-04-22T17:29:00Z">
        <w:r w:rsidR="002C1E07" w:rsidDel="00D5784C">
          <w:rPr>
            <w:color w:val="000000" w:themeColor="text1"/>
          </w:rPr>
          <w:delText>dossier</w:delText>
        </w:r>
      </w:del>
      <w:ins w:id="381" w:author="Rui" w:date="2018-04-22T17:29:00Z">
        <w:r w:rsidR="00D5784C">
          <w:rPr>
            <w:color w:val="000000" w:themeColor="text1"/>
          </w:rPr>
          <w:t>dossiê</w:t>
        </w:r>
      </w:ins>
      <w:r w:rsidR="002C1E07">
        <w:rPr>
          <w:color w:val="000000" w:themeColor="text1"/>
        </w:rPr>
        <w:t xml:space="preserve"> de capacidades, são únicos a um candidato e por isso não existir</w:t>
      </w:r>
      <w:ins w:id="382" w:author="Rui" w:date="2018-04-22T18:20:00Z">
        <w:r w:rsidR="003F6C39">
          <w:rPr>
            <w:color w:val="000000" w:themeColor="text1"/>
          </w:rPr>
          <w:t>á</w:t>
        </w:r>
      </w:ins>
      <w:del w:id="383" w:author="Rui" w:date="2018-04-22T18:20:00Z">
        <w:r w:rsidR="002C1E07" w:rsidDel="003F6C39">
          <w:rPr>
            <w:color w:val="000000" w:themeColor="text1"/>
          </w:rPr>
          <w:delText>a</w:delText>
        </w:r>
      </w:del>
      <w:r w:rsidR="002C1E07">
        <w:rPr>
          <w:color w:val="000000" w:themeColor="text1"/>
        </w:rPr>
        <w:t xml:space="preserve"> concorrência.</w:t>
      </w:r>
    </w:p>
    <w:p w:rsidR="00E50235" w:rsidRPr="00CE6597" w:rsidRDefault="00E50235" w:rsidP="007B55A4"/>
    <w:p w:rsidR="00575AD2" w:rsidRPr="00CE6597" w:rsidRDefault="00575AD2" w:rsidP="007B55A4"/>
    <w:p w:rsidR="00575AD2" w:rsidRPr="00CE6597" w:rsidRDefault="00575AD2" w:rsidP="007B55A4"/>
    <w:p w:rsidR="00575AD2" w:rsidRPr="00CE6597" w:rsidRDefault="00575AD2" w:rsidP="007B55A4"/>
    <w:p w:rsidR="00E50235" w:rsidRPr="00E50235" w:rsidRDefault="00E50235" w:rsidP="00E50235">
      <w:pPr>
        <w:rPr>
          <w:color w:val="FF0000"/>
        </w:rPr>
      </w:pPr>
      <w:r>
        <w:rPr>
          <w:color w:val="FF0000"/>
        </w:rPr>
        <w:t>INF</w:t>
      </w:r>
      <w:ins w:id="384" w:author="Rui" w:date="2018-04-22T18:20:00Z">
        <w:r w:rsidR="003F6C39">
          <w:rPr>
            <w:color w:val="FF0000"/>
          </w:rPr>
          <w:t>OR</w:t>
        </w:r>
      </w:ins>
      <w:del w:id="385" w:author="Rui" w:date="2018-04-22T18:20:00Z">
        <w:r w:rsidDel="003F6C39">
          <w:rPr>
            <w:color w:val="FF0000"/>
          </w:rPr>
          <w:delText>RO</w:delText>
        </w:r>
      </w:del>
      <w:r>
        <w:rPr>
          <w:color w:val="FF0000"/>
        </w:rPr>
        <w:t>MAÇÂO EXTRA</w:t>
      </w:r>
    </w:p>
    <w:p w:rsidR="00E50235" w:rsidRDefault="00E50235" w:rsidP="00E50235">
      <w:r>
        <w:tab/>
        <w:t>Em Client</w:t>
      </w:r>
      <w:del w:id="386" w:author="Rui" w:date="2018-04-22T18:20:00Z">
        <w:r w:rsidDel="003F6C39">
          <w:delText>e</w:delText>
        </w:r>
      </w:del>
      <w:r>
        <w:t xml:space="preserve"> Actions, temos a pasta de OfflineDataSync onde dever</w:t>
      </w:r>
      <w:ins w:id="387" w:author="Rui" w:date="2018-04-22T18:20:00Z">
        <w:r w:rsidR="003F6C39">
          <w:t>á</w:t>
        </w:r>
      </w:ins>
      <w:del w:id="388" w:author="Rui" w:date="2018-04-22T18:20:00Z">
        <w:r w:rsidDel="003F6C39">
          <w:delText>a</w:delText>
        </w:r>
      </w:del>
      <w:r>
        <w:t xml:space="preserve"> ser contido todas as ações que correm no dispositivo para atualizar dados do armazenamento local e que troca informação com as ações do Server correspondentes, como se pode verificar na</w:t>
      </w:r>
      <w:r w:rsidR="002C1E07">
        <w:t xml:space="preserve"> FIGURA</w:t>
      </w:r>
      <w:r>
        <w:t>.</w:t>
      </w:r>
    </w:p>
    <w:p w:rsidR="002C1E07" w:rsidRDefault="002C1E07" w:rsidP="00E50235"/>
    <w:p w:rsidR="00E50235" w:rsidRDefault="00E50235" w:rsidP="00E50235">
      <w:r>
        <w:tab/>
        <w:t>Ações desta pasta incluem múltipl</w:t>
      </w:r>
      <w:ins w:id="389" w:author="Rui" w:date="2018-04-22T18:21:00Z">
        <w:r w:rsidR="003F6C39">
          <w:t>o</w:t>
        </w:r>
      </w:ins>
      <w:del w:id="390" w:author="Rui" w:date="2018-04-22T18:21:00Z">
        <w:r w:rsidDel="003F6C39">
          <w:delText>a</w:delText>
        </w:r>
      </w:del>
      <w:r>
        <w:t>s métodos de inchamento e de tentar de novo o sincronismo:</w:t>
      </w:r>
    </w:p>
    <w:p w:rsidR="00E50235" w:rsidRDefault="00E50235" w:rsidP="00E50235">
      <w:pPr>
        <w:pStyle w:val="PargrafodaLista"/>
        <w:numPr>
          <w:ilvl w:val="0"/>
          <w:numId w:val="46"/>
        </w:numPr>
      </w:pPr>
      <w:r>
        <w:t xml:space="preserve">SyncOnOnline - </w:t>
      </w:r>
    </w:p>
    <w:p w:rsidR="00E50235" w:rsidRDefault="00E50235" w:rsidP="00E50235">
      <w:pPr>
        <w:pStyle w:val="PargrafodaLista"/>
        <w:numPr>
          <w:ilvl w:val="0"/>
          <w:numId w:val="46"/>
        </w:numPr>
      </w:pPr>
      <w:r>
        <w:t xml:space="preserve">SyncOnLogin - </w:t>
      </w:r>
    </w:p>
    <w:p w:rsidR="00E50235" w:rsidRDefault="00E50235" w:rsidP="00E50235">
      <w:pPr>
        <w:pStyle w:val="PargrafodaLista"/>
        <w:numPr>
          <w:ilvl w:val="0"/>
          <w:numId w:val="46"/>
        </w:numPr>
      </w:pPr>
      <w:r>
        <w:t xml:space="preserve">SyncOnResume - </w:t>
      </w:r>
    </w:p>
    <w:p w:rsidR="00E50235" w:rsidRDefault="00E50235" w:rsidP="00E50235">
      <w:pPr>
        <w:pStyle w:val="PargrafodaLista"/>
        <w:numPr>
          <w:ilvl w:val="0"/>
          <w:numId w:val="46"/>
        </w:numPr>
      </w:pPr>
      <w:r>
        <w:t xml:space="preserve">RetryOnError - </w:t>
      </w:r>
    </w:p>
    <w:p w:rsidR="00E50235" w:rsidRDefault="00E50235" w:rsidP="00E50235">
      <w:pPr>
        <w:pStyle w:val="PargrafodaLista"/>
        <w:numPr>
          <w:ilvl w:val="0"/>
          <w:numId w:val="46"/>
        </w:numPr>
      </w:pPr>
      <w:r>
        <w:t xml:space="preserve">RetryIntervalInSeconds - </w:t>
      </w:r>
    </w:p>
    <w:p w:rsidR="00575AD2" w:rsidRDefault="00575AD2" w:rsidP="007B55A4"/>
    <w:p w:rsidR="00575AD2" w:rsidRDefault="00E50235" w:rsidP="007B55A4">
      <w:pPr>
        <w:rPr>
          <w:color w:val="FF0000"/>
        </w:rPr>
      </w:pPr>
      <w:r>
        <w:rPr>
          <w:color w:val="FF0000"/>
        </w:rPr>
        <w:t>INFROMAÇÂO EXTRA</w:t>
      </w: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Pr="003E7DA1" w:rsidRDefault="002C1E07" w:rsidP="007B55A4">
      <w:pPr>
        <w:rPr>
          <w:color w:val="FF0000"/>
        </w:rPr>
      </w:pPr>
    </w:p>
    <w:p w:rsidR="005B0964" w:rsidRDefault="005B0964" w:rsidP="00C5154C">
      <w:pPr>
        <w:pStyle w:val="Cabealho1"/>
        <w:numPr>
          <w:ilvl w:val="0"/>
          <w:numId w:val="43"/>
        </w:numPr>
      </w:pPr>
      <w:bookmarkStart w:id="391" w:name="_Ref512097650"/>
      <w:bookmarkStart w:id="392" w:name="_Toc512102632"/>
      <w:r>
        <w:lastRenderedPageBreak/>
        <w:t>Solução Propost</w:t>
      </w:r>
      <w:r w:rsidR="00715133">
        <w:t>a - Grandes Ideias</w:t>
      </w:r>
      <w:bookmarkEnd w:id="391"/>
      <w:bookmarkEnd w:id="392"/>
    </w:p>
    <w:p w:rsidR="005B0964" w:rsidRDefault="00EA621A" w:rsidP="00EA621A">
      <w:r>
        <w:t xml:space="preserve">O foco deste capitulo será </w:t>
      </w:r>
      <w:r w:rsidR="002C668B">
        <w:t xml:space="preserve">a proposta, em forma geral, do projeto gerado, referindo a estrutura da aplicação, que segue </w:t>
      </w:r>
      <w:del w:id="393" w:author="Rui" w:date="2018-04-22T18:23:00Z">
        <w:r w:rsidR="002C668B" w:rsidDel="003F6C39">
          <w:delText xml:space="preserve">os </w:delText>
        </w:r>
      </w:del>
      <w:r w:rsidR="002C668B">
        <w:t xml:space="preserve">a </w:t>
      </w:r>
      <w:ins w:id="394" w:author="Rui" w:date="2018-04-22T18:23:00Z">
        <w:r w:rsidR="003F6C39">
          <w:t xml:space="preserve">arquitectura </w:t>
        </w:r>
      </w:ins>
      <w:r w:rsidR="002C668B">
        <w:t>4 Layers</w:t>
      </w:r>
      <w:ins w:id="395" w:author="Rui" w:date="2018-04-22T18:23:00Z">
        <w:r w:rsidR="003F6C39">
          <w:t xml:space="preserve"> Canvas</w:t>
        </w:r>
      </w:ins>
      <w:r w:rsidR="002C668B">
        <w:t xml:space="preserve"> estabelecid</w:t>
      </w:r>
      <w:ins w:id="396" w:author="Rui" w:date="2018-04-22T18:23:00Z">
        <w:r w:rsidR="003F6C39">
          <w:t>a</w:t>
        </w:r>
      </w:ins>
      <w:del w:id="397" w:author="Rui" w:date="2018-04-22T18:23:00Z">
        <w:r w:rsidR="002C668B" w:rsidDel="003F6C39">
          <w:delText>os</w:delText>
        </w:r>
      </w:del>
      <w:r w:rsidR="002C668B">
        <w:t xml:space="preserve"> pela OutSytems, a base de dados da aplicação, os </w:t>
      </w:r>
      <w:r w:rsidR="002C668B" w:rsidRPr="003F6C39">
        <w:rPr>
          <w:i/>
          <w:rPrChange w:id="398" w:author="Rui" w:date="2018-04-22T18:23:00Z">
            <w:rPr/>
          </w:rPrChange>
        </w:rPr>
        <w:t>wireframes</w:t>
      </w:r>
      <w:r w:rsidR="002C668B">
        <w:t xml:space="preserve"> que demonstram alguns exemplos de </w:t>
      </w:r>
      <w:del w:id="399" w:author="Rui" w:date="2018-04-22T19:05:00Z">
        <w:r w:rsidR="002C668B" w:rsidDel="00673FD1">
          <w:delText>pagina</w:delText>
        </w:r>
      </w:del>
      <w:ins w:id="400" w:author="Rui" w:date="2018-04-22T19:05:00Z">
        <w:r w:rsidR="00673FD1">
          <w:t>página</w:t>
        </w:r>
      </w:ins>
      <w:r w:rsidR="002C668B">
        <w:t>s que compõem o componente web e o por ultimo alguma l</w:t>
      </w:r>
      <w:ins w:id="401" w:author="Rui" w:date="2018-04-22T18:23:00Z">
        <w:r w:rsidR="003F6C39">
          <w:t>ó</w:t>
        </w:r>
      </w:ins>
      <w:del w:id="402" w:author="Rui" w:date="2018-04-22T18:23:00Z">
        <w:r w:rsidR="002C668B" w:rsidDel="003F6C39">
          <w:delText>o</w:delText>
        </w:r>
      </w:del>
      <w:r w:rsidR="002C668B">
        <w:t>gica para cumprir certas funcionalidades importantes de notar.</w:t>
      </w:r>
    </w:p>
    <w:p w:rsidR="005B0964" w:rsidRDefault="003B310E" w:rsidP="003B310E">
      <w:pPr>
        <w:pStyle w:val="Cabealho2"/>
        <w:numPr>
          <w:ilvl w:val="1"/>
          <w:numId w:val="37"/>
        </w:numPr>
      </w:pPr>
      <w:r>
        <w:t xml:space="preserve">  </w:t>
      </w:r>
      <w:bookmarkStart w:id="403" w:name="_Ref512097809"/>
      <w:bookmarkStart w:id="404" w:name="_Toc512102633"/>
      <w:r w:rsidR="00A10A74">
        <w:t>Layers da OutSytesms</w:t>
      </w:r>
      <w:bookmarkEnd w:id="403"/>
      <w:bookmarkEnd w:id="404"/>
    </w:p>
    <w:p w:rsidR="00C61FBC" w:rsidRDefault="00EA621A" w:rsidP="001B3FA4">
      <w:pPr>
        <w:pStyle w:val="Cabealho2"/>
        <w:spacing w:before="120"/>
        <w:rPr>
          <w:b w:val="0"/>
          <w:sz w:val="22"/>
        </w:rPr>
      </w:pPr>
      <w:bookmarkStart w:id="405" w:name="_Toc512102634"/>
      <w:r>
        <w:rPr>
          <w:b w:val="0"/>
          <w:sz w:val="22"/>
        </w:rPr>
        <w:t>Como qualquer aplicação desenvolvida na arquite</w:t>
      </w:r>
      <w:del w:id="406" w:author="Rui" w:date="2018-04-22T18:23:00Z">
        <w:r w:rsidDel="003F6C39">
          <w:rPr>
            <w:b w:val="0"/>
            <w:sz w:val="22"/>
          </w:rPr>
          <w:delText>c</w:delText>
        </w:r>
      </w:del>
      <w:r>
        <w:rPr>
          <w:b w:val="0"/>
          <w:sz w:val="22"/>
        </w:rPr>
        <w:t>tura OutSystems,</w:t>
      </w:r>
      <w:bookmarkEnd w:id="405"/>
      <w:r>
        <w:rPr>
          <w:b w:val="0"/>
          <w:sz w:val="22"/>
        </w:rPr>
        <w:t xml:space="preserve"> </w:t>
      </w:r>
    </w:p>
    <w:p w:rsidR="00A10A74" w:rsidRDefault="00A10A74" w:rsidP="000A5426">
      <w:pPr>
        <w:spacing w:before="120"/>
        <w:ind w:firstLine="708"/>
      </w:pPr>
      <w:r>
        <w:t>Esta promove a abstração correta de serviços</w:t>
      </w:r>
      <w:r w:rsidR="001B3FA4">
        <w:t xml:space="preserve"> reutilizáveis,</w:t>
      </w:r>
      <w:r>
        <w:t xml:space="preserve"> o isolamento correto de módulos funcionais distintos</w:t>
      </w:r>
      <w:r w:rsidR="001B3FA4">
        <w:t xml:space="preserve"> e a partilha dos mesmos por varias aplicações desenvolvidas em conjunto.</w:t>
      </w:r>
    </w:p>
    <w:p w:rsidR="00A10A74" w:rsidRDefault="001B3FA4" w:rsidP="000A5426">
      <w:pPr>
        <w:spacing w:before="120"/>
        <w:ind w:firstLine="708"/>
      </w:pPr>
      <w:r>
        <w:t xml:space="preserve">A </w:t>
      </w:r>
      <w:r w:rsidR="004B079E">
        <w:fldChar w:fldCharType="begin"/>
      </w:r>
      <w:r w:rsidR="004B079E">
        <w:instrText xml:space="preserve"> REF _Ref511852722 \h </w:instrText>
      </w:r>
      <w:r w:rsidR="004B079E">
        <w:fldChar w:fldCharType="separate"/>
      </w:r>
      <w:r w:rsidR="0065317A" w:rsidRPr="004B079E">
        <w:t xml:space="preserve">Figura </w:t>
      </w:r>
      <w:r w:rsidR="0065317A">
        <w:rPr>
          <w:noProof/>
        </w:rPr>
        <w:t>9</w:t>
      </w:r>
      <w:r w:rsidR="004B079E">
        <w:fldChar w:fldCharType="end"/>
      </w:r>
      <w:r w:rsidR="009F566B">
        <w:t xml:space="preserve"> </w:t>
      </w:r>
      <w:r>
        <w:t>demonstram uma breve representação e descriçã</w:t>
      </w:r>
      <w:r w:rsidR="004825E9">
        <w:t>o desta estrutura, descrevendo cada uma das camadas.</w:t>
      </w:r>
    </w:p>
    <w:p w:rsidR="004B079E" w:rsidRDefault="00F25D0B" w:rsidP="004B079E">
      <w:pPr>
        <w:keepNext/>
        <w:spacing w:before="120"/>
      </w:pPr>
      <w:r>
        <w:rPr>
          <w:noProof/>
        </w:rPr>
        <w:drawing>
          <wp:inline distT="0" distB="0" distL="0" distR="0">
            <wp:extent cx="5400040" cy="3220957"/>
            <wp:effectExtent l="0" t="0" r="0" b="0"/>
            <wp:docPr id="3" name="Imagem 3" descr="C:\Users\Diog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ogo\AppData\Local\Microsoft\Windows\INetCache\Content.Word\Untitl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20957"/>
                    </a:xfrm>
                    <a:prstGeom prst="rect">
                      <a:avLst/>
                    </a:prstGeom>
                    <a:noFill/>
                    <a:ln>
                      <a:noFill/>
                    </a:ln>
                  </pic:spPr>
                </pic:pic>
              </a:graphicData>
            </a:graphic>
          </wp:inline>
        </w:drawing>
      </w:r>
    </w:p>
    <w:p w:rsidR="004B079E" w:rsidRDefault="004B079E" w:rsidP="004825E9">
      <w:pPr>
        <w:pStyle w:val="Legenda"/>
      </w:pPr>
      <w:bookmarkStart w:id="407" w:name="_Ref511852722"/>
      <w:bookmarkStart w:id="408" w:name="_Toc512108132"/>
      <w:r w:rsidRPr="004B079E">
        <w:t xml:space="preserve">Figura </w:t>
      </w:r>
      <w:r w:rsidR="000D6232">
        <w:fldChar w:fldCharType="begin"/>
      </w:r>
      <w:r w:rsidR="000D6232">
        <w:instrText xml:space="preserve"> SEQ Figura \* ARABIC </w:instrText>
      </w:r>
      <w:r w:rsidR="000D6232">
        <w:fldChar w:fldCharType="separate"/>
      </w:r>
      <w:r w:rsidR="0065317A">
        <w:rPr>
          <w:noProof/>
        </w:rPr>
        <w:t>9</w:t>
      </w:r>
      <w:r w:rsidR="000D6232">
        <w:rPr>
          <w:noProof/>
        </w:rPr>
        <w:fldChar w:fldCharType="end"/>
      </w:r>
      <w:bookmarkEnd w:id="407"/>
      <w:r w:rsidRPr="004B079E">
        <w:t xml:space="preserve"> - Estrutura 4 Layer Canvas</w:t>
      </w:r>
      <w:bookmarkEnd w:id="408"/>
    </w:p>
    <w:p w:rsidR="003E7F0D" w:rsidRDefault="003E7F0D" w:rsidP="000A5426">
      <w:pPr>
        <w:spacing w:before="120"/>
        <w:ind w:firstLine="360"/>
      </w:pPr>
      <w:r>
        <w:t xml:space="preserve">Em termos da arquitetura da IView </w:t>
      </w:r>
      <w:r w:rsidR="000A5426">
        <w:t xml:space="preserve">os quatro </w:t>
      </w:r>
      <w:r w:rsidR="000A5426" w:rsidRPr="003F6C39">
        <w:rPr>
          <w:i/>
          <w:rPrChange w:id="409" w:author="Rui" w:date="2018-04-22T18:24:00Z">
            <w:rPr/>
          </w:rPrChange>
        </w:rPr>
        <w:t>layers</w:t>
      </w:r>
      <w:r w:rsidR="000A5426">
        <w:t xml:space="preserve"> serão</w:t>
      </w:r>
      <w:r>
        <w:t>:</w:t>
      </w:r>
    </w:p>
    <w:p w:rsidR="003E7F0D" w:rsidRDefault="003E7F0D" w:rsidP="003E7F0D">
      <w:pPr>
        <w:pStyle w:val="PargrafodaLista"/>
        <w:numPr>
          <w:ilvl w:val="0"/>
          <w:numId w:val="7"/>
        </w:numPr>
        <w:spacing w:before="120"/>
      </w:pPr>
      <w:r>
        <w:t>Orchestration Layer – este projeto não inclui qualquer m</w:t>
      </w:r>
      <w:ins w:id="410" w:author="Rui" w:date="2018-04-22T18:24:00Z">
        <w:r w:rsidR="003F6C39">
          <w:t>ó</w:t>
        </w:r>
      </w:ins>
      <w:del w:id="411" w:author="Rui" w:date="2018-04-22T18:24:00Z">
        <w:r w:rsidDel="003F6C39">
          <w:delText>o</w:delText>
        </w:r>
      </w:del>
      <w:r>
        <w:t>dulo ou elemento que pertença a esta layer</w:t>
      </w:r>
    </w:p>
    <w:p w:rsidR="003E7F0D" w:rsidRDefault="003E7F0D" w:rsidP="003E7F0D">
      <w:pPr>
        <w:pStyle w:val="PargrafodaLista"/>
        <w:numPr>
          <w:ilvl w:val="0"/>
          <w:numId w:val="7"/>
        </w:numPr>
        <w:spacing w:before="120"/>
      </w:pPr>
      <w:r>
        <w:t xml:space="preserve">End User Layer – sendo que o projeto é composto por duas aplicações, </w:t>
      </w:r>
      <w:del w:id="412" w:author="Rui" w:date="2018-04-22T18:25:00Z">
        <w:r w:rsidDel="003F6C39">
          <w:delText xml:space="preserve">uma </w:delText>
        </w:r>
      </w:del>
      <w:r w:rsidRPr="003F6C39">
        <w:rPr>
          <w:i/>
          <w:rPrChange w:id="413" w:author="Rui" w:date="2018-04-22T18:25:00Z">
            <w:rPr/>
          </w:rPrChange>
        </w:rPr>
        <w:t>web</w:t>
      </w:r>
      <w:r>
        <w:t xml:space="preserve"> e </w:t>
      </w:r>
      <w:del w:id="414" w:author="Rui" w:date="2018-04-22T18:25:00Z">
        <w:r w:rsidDel="003F6C39">
          <w:delText xml:space="preserve">outra </w:delText>
        </w:r>
      </w:del>
      <w:r>
        <w:t xml:space="preserve">móvel, </w:t>
      </w:r>
      <w:r w:rsidR="00400C79">
        <w:t>o projeto utiliza a Web_UI e App_UI</w:t>
      </w:r>
    </w:p>
    <w:p w:rsidR="00400C79" w:rsidRDefault="008A2D3D" w:rsidP="003E7F0D">
      <w:pPr>
        <w:pStyle w:val="PargrafodaLista"/>
        <w:numPr>
          <w:ilvl w:val="0"/>
          <w:numId w:val="7"/>
        </w:numPr>
        <w:spacing w:before="120"/>
      </w:pPr>
      <w:r>
        <w:t xml:space="preserve">Core Layer – esta </w:t>
      </w:r>
      <w:r w:rsidRPr="003F6C39">
        <w:rPr>
          <w:i/>
          <w:rPrChange w:id="415" w:author="Rui" w:date="2018-04-22T18:25:00Z">
            <w:rPr/>
          </w:rPrChange>
        </w:rPr>
        <w:t>layer</w:t>
      </w:r>
      <w:r>
        <w:t xml:space="preserve"> será composta por </w:t>
      </w:r>
      <w:r w:rsidR="000A5426">
        <w:t>quatro</w:t>
      </w:r>
      <w:r>
        <w:t xml:space="preserve"> módulos:</w:t>
      </w:r>
    </w:p>
    <w:p w:rsidR="008A2D3D" w:rsidRDefault="008A2D3D" w:rsidP="008A2D3D">
      <w:pPr>
        <w:pStyle w:val="PargrafodaLista"/>
        <w:numPr>
          <w:ilvl w:val="1"/>
          <w:numId w:val="7"/>
        </w:numPr>
        <w:spacing w:before="120"/>
      </w:pPr>
      <w:r>
        <w:lastRenderedPageBreak/>
        <w:t>IViewCore – onde é desenvolvido a base de dados e algumas estruturas partilhadas</w:t>
      </w:r>
    </w:p>
    <w:p w:rsidR="00434A84" w:rsidRDefault="00434A84" w:rsidP="00B22A93">
      <w:pPr>
        <w:pStyle w:val="PargrafodaLista"/>
        <w:numPr>
          <w:ilvl w:val="1"/>
          <w:numId w:val="7"/>
        </w:numPr>
        <w:spacing w:before="120"/>
      </w:pPr>
      <w:r>
        <w:t>IView</w:t>
      </w:r>
      <w:r w:rsidR="000A5426">
        <w:t>Web</w:t>
      </w:r>
      <w:r>
        <w:t xml:space="preserve"> – funcionalidades de utilizadores não registados, </w:t>
      </w:r>
      <w:r w:rsidR="000A5426">
        <w:t xml:space="preserve">colaboradores e candidatos da componente Web </w:t>
      </w:r>
    </w:p>
    <w:p w:rsidR="00434A84" w:rsidRDefault="00434A84" w:rsidP="008A2D3D">
      <w:pPr>
        <w:pStyle w:val="PargrafodaLista"/>
        <w:numPr>
          <w:ilvl w:val="1"/>
          <w:numId w:val="7"/>
        </w:numPr>
        <w:spacing w:before="120"/>
      </w:pPr>
      <w:r>
        <w:t>IViewMobileCore – base de dados local</w:t>
      </w:r>
    </w:p>
    <w:p w:rsidR="00434A84" w:rsidRDefault="00434A84" w:rsidP="008A2D3D">
      <w:pPr>
        <w:pStyle w:val="PargrafodaLista"/>
        <w:numPr>
          <w:ilvl w:val="1"/>
          <w:numId w:val="7"/>
        </w:numPr>
        <w:spacing w:before="120"/>
      </w:pPr>
      <w:r>
        <w:t>IViewMobile – capacidade dos candidatos na mobile</w:t>
      </w:r>
    </w:p>
    <w:p w:rsidR="009B0A80" w:rsidRDefault="009B0A80" w:rsidP="00A262B6">
      <w:pPr>
        <w:pStyle w:val="PargrafodaLista"/>
        <w:numPr>
          <w:ilvl w:val="0"/>
          <w:numId w:val="7"/>
        </w:numPr>
        <w:spacing w:before="120"/>
        <w:ind w:left="714" w:hanging="357"/>
      </w:pPr>
      <w:r>
        <w:t>Library Layer – para este projeto utilizamos como dependências:</w:t>
      </w:r>
    </w:p>
    <w:p w:rsidR="009B0A80" w:rsidRDefault="009B0A80" w:rsidP="009B0A80">
      <w:pPr>
        <w:pStyle w:val="PargrafodaLista"/>
        <w:numPr>
          <w:ilvl w:val="1"/>
          <w:numId w:val="7"/>
        </w:numPr>
        <w:spacing w:before="120"/>
      </w:pPr>
      <w:r>
        <w:t>Liverpool Template</w:t>
      </w:r>
    </w:p>
    <w:p w:rsidR="009B0A80" w:rsidRDefault="009B0A80" w:rsidP="009B0A80">
      <w:pPr>
        <w:pStyle w:val="PargrafodaLista"/>
        <w:numPr>
          <w:ilvl w:val="1"/>
          <w:numId w:val="7"/>
        </w:numPr>
        <w:spacing w:before="120"/>
      </w:pPr>
      <w:r>
        <w:t>Silk UI</w:t>
      </w:r>
    </w:p>
    <w:p w:rsidR="009B0A80" w:rsidRDefault="009B0A80" w:rsidP="009B0A80">
      <w:pPr>
        <w:pStyle w:val="PargrafodaLista"/>
        <w:numPr>
          <w:ilvl w:val="1"/>
          <w:numId w:val="7"/>
        </w:numPr>
        <w:spacing w:before="120"/>
      </w:pPr>
      <w:r>
        <w:t>FileSystem</w:t>
      </w:r>
    </w:p>
    <w:p w:rsidR="009B0A80" w:rsidRPr="00A10A74" w:rsidRDefault="009B0A80" w:rsidP="009B0A80">
      <w:pPr>
        <w:pStyle w:val="PargrafodaLista"/>
        <w:numPr>
          <w:ilvl w:val="1"/>
          <w:numId w:val="7"/>
        </w:numPr>
        <w:spacing w:before="120"/>
      </w:pPr>
      <w:r>
        <w:t xml:space="preserve">Html2PdfConverter </w:t>
      </w:r>
    </w:p>
    <w:p w:rsidR="00545184" w:rsidRDefault="00545184" w:rsidP="00A262B6">
      <w:pPr>
        <w:spacing w:before="120"/>
        <w:ind w:firstLine="357"/>
      </w:pPr>
      <w:r>
        <w:t>A aplicação da 4 Lay</w:t>
      </w:r>
      <w:ins w:id="416" w:author="Rui" w:date="2018-04-22T18:26:00Z">
        <w:r w:rsidR="003F6C39">
          <w:t>e</w:t>
        </w:r>
      </w:ins>
      <w:r>
        <w:t>r</w:t>
      </w:r>
      <w:del w:id="417" w:author="Rui" w:date="2018-04-22T18:25:00Z">
        <w:r w:rsidDel="003F6C39">
          <w:delText>e</w:delText>
        </w:r>
      </w:del>
      <w:r>
        <w:t>s Canvas sobre a aplicação pode ser verificada na</w:t>
      </w:r>
      <w:r w:rsidR="00F5045A">
        <w:t xml:space="preserve"> </w:t>
      </w:r>
      <w:r w:rsidR="00F5045A">
        <w:fldChar w:fldCharType="begin"/>
      </w:r>
      <w:r w:rsidR="00F5045A">
        <w:instrText xml:space="preserve"> REF _Ref512108054 \h </w:instrText>
      </w:r>
      <w:r w:rsidR="00F5045A">
        <w:fldChar w:fldCharType="separate"/>
      </w:r>
      <w:r w:rsidR="0065317A">
        <w:t xml:space="preserve">Figura </w:t>
      </w:r>
      <w:r w:rsidR="0065317A">
        <w:rPr>
          <w:noProof/>
        </w:rPr>
        <w:t>10</w:t>
      </w:r>
      <w:r w:rsidR="00F5045A">
        <w:fldChar w:fldCharType="end"/>
      </w:r>
      <w:r w:rsidR="00F5045A">
        <w:t>.</w:t>
      </w:r>
    </w:p>
    <w:p w:rsidR="008B05B3" w:rsidRDefault="00545184" w:rsidP="008B05B3">
      <w:pPr>
        <w:keepNext/>
        <w:spacing w:before="120"/>
        <w:ind w:firstLine="357"/>
      </w:pPr>
      <w:r>
        <w:rPr>
          <w:noProof/>
        </w:rPr>
        <w:drawing>
          <wp:inline distT="0" distB="0" distL="0" distR="0">
            <wp:extent cx="5400040" cy="2386225"/>
            <wp:effectExtent l="0" t="0" r="0" b="0"/>
            <wp:docPr id="41" name="Imagem 41" descr="C:\Users\Diogo\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ogo\AppData\Local\Microsoft\Windows\INetCache\Content.Word\Untitled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386225"/>
                    </a:xfrm>
                    <a:prstGeom prst="rect">
                      <a:avLst/>
                    </a:prstGeom>
                    <a:noFill/>
                    <a:ln>
                      <a:noFill/>
                    </a:ln>
                  </pic:spPr>
                </pic:pic>
              </a:graphicData>
            </a:graphic>
          </wp:inline>
        </w:drawing>
      </w:r>
    </w:p>
    <w:p w:rsidR="00290928" w:rsidRDefault="008B05B3" w:rsidP="008B05B3">
      <w:pPr>
        <w:pStyle w:val="Legenda"/>
      </w:pPr>
      <w:bookmarkStart w:id="418" w:name="_Ref512108054"/>
      <w:bookmarkStart w:id="419" w:name="_Ref512108050"/>
      <w:bookmarkStart w:id="420" w:name="_Toc512108133"/>
      <w:r>
        <w:t xml:space="preserve">Figura </w:t>
      </w:r>
      <w:r w:rsidR="000D6232">
        <w:fldChar w:fldCharType="begin"/>
      </w:r>
      <w:r w:rsidR="000D6232">
        <w:instrText xml:space="preserve"> SEQ Figura \* ARABIC </w:instrText>
      </w:r>
      <w:r w:rsidR="000D6232">
        <w:fldChar w:fldCharType="separate"/>
      </w:r>
      <w:r w:rsidR="0065317A">
        <w:rPr>
          <w:noProof/>
        </w:rPr>
        <w:t>10</w:t>
      </w:r>
      <w:r w:rsidR="000D6232">
        <w:rPr>
          <w:noProof/>
        </w:rPr>
        <w:fldChar w:fldCharType="end"/>
      </w:r>
      <w:bookmarkEnd w:id="418"/>
      <w:r>
        <w:t xml:space="preserve"> - Aplicação da 4 Layers Canvas sobre a IView</w:t>
      </w:r>
      <w:bookmarkEnd w:id="419"/>
      <w:bookmarkEnd w:id="420"/>
    </w:p>
    <w:p w:rsidR="000A5426" w:rsidRDefault="000A5426" w:rsidP="00A262B6">
      <w:pPr>
        <w:spacing w:before="120"/>
        <w:ind w:firstLine="357"/>
      </w:pPr>
      <w:r>
        <w:t>No momento ainda estamos a considerar</w:t>
      </w:r>
      <w:r w:rsidR="00A262B6">
        <w:t xml:space="preserve"> a possibilidade de dividir o módulo IViewWeb em três módulos mais pequenos, sendo os mesmos:</w:t>
      </w:r>
      <w:r>
        <w:t xml:space="preserve"> </w:t>
      </w:r>
    </w:p>
    <w:p w:rsidR="00A262B6" w:rsidRDefault="000A5426" w:rsidP="00A262B6">
      <w:pPr>
        <w:pStyle w:val="PargrafodaLista"/>
        <w:numPr>
          <w:ilvl w:val="0"/>
          <w:numId w:val="26"/>
        </w:numPr>
        <w:spacing w:before="120"/>
        <w:ind w:left="714" w:hanging="357"/>
      </w:pPr>
      <w:r>
        <w:t>IView – funcionalidades de utilizadores não registados, e partilhada entre outros módulos</w:t>
      </w:r>
    </w:p>
    <w:p w:rsidR="00A262B6" w:rsidRDefault="000A5426" w:rsidP="00A262B6">
      <w:pPr>
        <w:pStyle w:val="PargrafodaLista"/>
        <w:numPr>
          <w:ilvl w:val="0"/>
          <w:numId w:val="26"/>
        </w:numPr>
        <w:spacing w:before="120"/>
        <w:ind w:left="714" w:hanging="357"/>
      </w:pPr>
      <w:r>
        <w:t>IViewCandidates – capacidades dos candidatos</w:t>
      </w:r>
    </w:p>
    <w:p w:rsidR="000A5426" w:rsidRDefault="000A5426" w:rsidP="00C82983">
      <w:pPr>
        <w:pStyle w:val="PargrafodaLista"/>
        <w:numPr>
          <w:ilvl w:val="0"/>
          <w:numId w:val="26"/>
        </w:numPr>
        <w:spacing w:before="120"/>
        <w:ind w:left="714" w:hanging="357"/>
      </w:pPr>
      <w:r>
        <w:t>IViewEmployees – capacidades dos colaboradores</w:t>
      </w:r>
    </w:p>
    <w:p w:rsidR="005B0964" w:rsidRDefault="00D717D1" w:rsidP="003B310E">
      <w:pPr>
        <w:pStyle w:val="Cabealho2"/>
        <w:numPr>
          <w:ilvl w:val="1"/>
          <w:numId w:val="37"/>
        </w:numPr>
      </w:pPr>
      <w:bookmarkStart w:id="421" w:name="_Ref512097913"/>
      <w:bookmarkStart w:id="422" w:name="_Toc512102635"/>
      <w:r>
        <w:t>Base de dados</w:t>
      </w:r>
      <w:bookmarkEnd w:id="421"/>
      <w:bookmarkEnd w:id="422"/>
    </w:p>
    <w:p w:rsidR="00D717D1" w:rsidRDefault="00D717D1" w:rsidP="00D717D1">
      <w:r>
        <w:t>Para facilitar a demonstração do modelo criado para o projeto, o modelo f</w:t>
      </w:r>
      <w:ins w:id="423" w:author="Rui" w:date="2018-04-22T18:29:00Z">
        <w:r w:rsidR="00263AE5">
          <w:t>o</w:t>
        </w:r>
      </w:ins>
      <w:del w:id="424" w:author="Rui" w:date="2018-04-22T18:29:00Z">
        <w:r w:rsidDel="00263AE5">
          <w:delText>u</w:delText>
        </w:r>
      </w:del>
      <w:r>
        <w:t>i divido em três partes</w:t>
      </w:r>
      <w:r w:rsidR="00B6223E">
        <w:t>, como est</w:t>
      </w:r>
      <w:ins w:id="425" w:author="Rui" w:date="2018-04-22T18:29:00Z">
        <w:r w:rsidR="00263AE5">
          <w:t>a</w:t>
        </w:r>
      </w:ins>
      <w:del w:id="426" w:author="Rui" w:date="2018-04-22T18:29:00Z">
        <w:r w:rsidR="00B6223E" w:rsidDel="00263AE5">
          <w:delText>e</w:delText>
        </w:r>
      </w:del>
      <w:r w:rsidR="00B6223E">
        <w:t xml:space="preserve"> secção</w:t>
      </w:r>
      <w:r>
        <w:t>:</w:t>
      </w:r>
    </w:p>
    <w:p w:rsidR="005B0964" w:rsidRDefault="00B6223E" w:rsidP="00D717D1">
      <w:pPr>
        <w:pStyle w:val="PargrafodaLista"/>
        <w:numPr>
          <w:ilvl w:val="0"/>
          <w:numId w:val="8"/>
        </w:numPr>
      </w:pPr>
      <w:r>
        <w:t>Utilizadores</w:t>
      </w:r>
      <w:r w:rsidR="00D717D1">
        <w:t xml:space="preserve">, onde </w:t>
      </w:r>
      <w:ins w:id="427" w:author="Rui" w:date="2018-04-22T18:30:00Z">
        <w:r w:rsidR="00263AE5">
          <w:t>sao</w:t>
        </w:r>
      </w:ins>
      <w:del w:id="428" w:author="Rui" w:date="2018-04-22T18:30:00Z">
        <w:r w:rsidR="00D717D1" w:rsidDel="00263AE5">
          <w:delText>é</w:delText>
        </w:r>
      </w:del>
      <w:r w:rsidR="00D717D1">
        <w:t xml:space="preserve"> verificad</w:t>
      </w:r>
      <w:ins w:id="429" w:author="Rui" w:date="2018-04-22T18:30:00Z">
        <w:r w:rsidR="00263AE5">
          <w:t>as</w:t>
        </w:r>
      </w:ins>
      <w:del w:id="430" w:author="Rui" w:date="2018-04-22T18:30:00Z">
        <w:r w:rsidR="00D717D1" w:rsidDel="00263AE5">
          <w:delText>o</w:delText>
        </w:r>
      </w:del>
      <w:r w:rsidR="00D717D1">
        <w:t xml:space="preserve"> as entidades que incluem informação dos dois utilizadores da aplicação, Candidato e Colaborador</w:t>
      </w:r>
      <w:ins w:id="431" w:author="Rui" w:date="2018-04-22T18:30:00Z">
        <w:r w:rsidR="00263AE5">
          <w:t>,</w:t>
        </w:r>
      </w:ins>
    </w:p>
    <w:p w:rsidR="00D717D1" w:rsidRDefault="00B6223E" w:rsidP="00D717D1">
      <w:pPr>
        <w:pStyle w:val="PargrafodaLista"/>
        <w:numPr>
          <w:ilvl w:val="0"/>
          <w:numId w:val="8"/>
        </w:numPr>
      </w:pPr>
      <w:r>
        <w:t>Vagas</w:t>
      </w:r>
      <w:r w:rsidR="00C361A2">
        <w:t>, as entidades sobre as vagas, projetos e aplicações a vagas</w:t>
      </w:r>
      <w:ins w:id="432" w:author="Rui" w:date="2018-04-22T18:30:00Z">
        <w:r w:rsidR="00263AE5">
          <w:t>,</w:t>
        </w:r>
      </w:ins>
    </w:p>
    <w:p w:rsidR="00C361A2" w:rsidRDefault="00C361A2" w:rsidP="00D717D1">
      <w:pPr>
        <w:pStyle w:val="PargrafodaLista"/>
        <w:numPr>
          <w:ilvl w:val="0"/>
          <w:numId w:val="8"/>
        </w:numPr>
      </w:pPr>
      <w:r>
        <w:lastRenderedPageBreak/>
        <w:t>Event</w:t>
      </w:r>
      <w:r w:rsidR="00B6223E">
        <w:t>o</w:t>
      </w:r>
      <w:r>
        <w:t>s, todas as entidades relacionadas com eventos e entrevistas</w:t>
      </w:r>
      <w:ins w:id="433" w:author="Rui" w:date="2018-04-22T18:30:00Z">
        <w:r w:rsidR="00263AE5">
          <w:t>.</w:t>
        </w:r>
      </w:ins>
    </w:p>
    <w:p w:rsidR="00C361A2" w:rsidRDefault="00C361A2" w:rsidP="00C361A2">
      <w:r>
        <w:t>Deve ser notado que o modelo é composto por tabelas dinâmicas e tabelas estáticas, com o segundo tipo de tabelas servindo para limitar valores importantes a decisões. Nas figuras a mostrar as tabelas dinâmicas são azuis, enquanto que as estáticas são vermelhas.</w:t>
      </w:r>
    </w:p>
    <w:p w:rsidR="005B0964" w:rsidRDefault="001A180C" w:rsidP="003B310E">
      <w:pPr>
        <w:pStyle w:val="Cabealho3"/>
        <w:numPr>
          <w:ilvl w:val="2"/>
          <w:numId w:val="37"/>
        </w:numPr>
      </w:pPr>
      <w:bookmarkStart w:id="434" w:name="_Ref512097980"/>
      <w:bookmarkStart w:id="435" w:name="_Toc512102636"/>
      <w:r>
        <w:t>Utilizadores</w:t>
      </w:r>
      <w:bookmarkEnd w:id="434"/>
      <w:bookmarkEnd w:id="435"/>
    </w:p>
    <w:p w:rsidR="008E43C1" w:rsidRDefault="008E43C1" w:rsidP="008E43C1">
      <w:r>
        <w:t xml:space="preserve">Para esta componente do modelo </w:t>
      </w:r>
      <w:ins w:id="436" w:author="Rui" w:date="2018-04-22T18:31:00Z">
        <w:r w:rsidR="00263AE5">
          <w:t>estão</w:t>
        </w:r>
      </w:ins>
      <w:del w:id="437" w:author="Rui" w:date="2018-04-22T18:31:00Z">
        <w:r w:rsidDel="00263AE5">
          <w:delText>é</w:delText>
        </w:r>
      </w:del>
      <w:r>
        <w:t xml:space="preserve"> inclui</w:t>
      </w:r>
      <w:del w:id="438" w:author="Rui" w:date="2018-04-22T18:31:00Z">
        <w:r w:rsidDel="00263AE5">
          <w:delText>n</w:delText>
        </w:r>
      </w:del>
      <w:r>
        <w:t>d</w:t>
      </w:r>
      <w:ins w:id="439" w:author="Rui" w:date="2018-04-22T18:31:00Z">
        <w:r w:rsidR="00263AE5">
          <w:t>as</w:t>
        </w:r>
      </w:ins>
      <w:del w:id="440" w:author="Rui" w:date="2018-04-22T18:31:00Z">
        <w:r w:rsidDel="00263AE5">
          <w:delText>o</w:delText>
        </w:r>
      </w:del>
      <w:r>
        <w:t xml:space="preserve"> todas as tabelas que estendem a tabela </w:t>
      </w:r>
      <w:r w:rsidRPr="00263AE5">
        <w:rPr>
          <w:i/>
          <w:rPrChange w:id="441" w:author="Rui" w:date="2018-04-22T18:31:00Z">
            <w:rPr/>
          </w:rPrChange>
        </w:rPr>
        <w:t>User</w:t>
      </w:r>
      <w:r>
        <w:t>, tabela incluída por padrão pela OutSystems, juntando informação importante, ou sobre o cargo do Candidato, ou sobre o currículo e capacidades do Candidato.</w:t>
      </w:r>
    </w:p>
    <w:p w:rsidR="009F566B" w:rsidRDefault="00EF1611" w:rsidP="008E43C1">
      <w:r>
        <w:rPr>
          <w:noProof/>
        </w:rPr>
        <w:drawing>
          <wp:anchor distT="0" distB="0" distL="114300" distR="114300" simplePos="0" relativeHeight="251655168" behindDoc="0" locked="0" layoutInCell="1" allowOverlap="1">
            <wp:simplePos x="0" y="0"/>
            <wp:positionH relativeFrom="column">
              <wp:posOffset>-299085</wp:posOffset>
            </wp:positionH>
            <wp:positionV relativeFrom="paragraph">
              <wp:posOffset>255270</wp:posOffset>
            </wp:positionV>
            <wp:extent cx="5988685" cy="3790950"/>
            <wp:effectExtent l="0" t="0" r="0" b="0"/>
            <wp:wrapTopAndBottom/>
            <wp:docPr id="8" name="Imagem 8" descr="C:\Users\Diogo\AppData\Local\Microsoft\Windows\INetCache\Content.Word\ModeloE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Us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8685" cy="379095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335AFF77" wp14:editId="45073B84">
                <wp:simplePos x="0" y="0"/>
                <wp:positionH relativeFrom="column">
                  <wp:posOffset>-299085</wp:posOffset>
                </wp:positionH>
                <wp:positionV relativeFrom="paragraph">
                  <wp:posOffset>4312920</wp:posOffset>
                </wp:positionV>
                <wp:extent cx="5989320" cy="133350"/>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5989320" cy="133350"/>
                        </a:xfrm>
                        <a:prstGeom prst="rect">
                          <a:avLst/>
                        </a:prstGeom>
                        <a:solidFill>
                          <a:prstClr val="white"/>
                        </a:solidFill>
                        <a:ln>
                          <a:noFill/>
                        </a:ln>
                      </wps:spPr>
                      <wps:txbx>
                        <w:txbxContent>
                          <w:p w:rsidR="00D967F9" w:rsidRPr="00D47B69" w:rsidRDefault="00D967F9" w:rsidP="00EF1611">
                            <w:pPr>
                              <w:pStyle w:val="Legenda"/>
                              <w:rPr>
                                <w:noProof/>
                              </w:rPr>
                            </w:pPr>
                            <w:bookmarkStart w:id="442" w:name="_Ref511853013"/>
                            <w:bookmarkStart w:id="443" w:name="_Toc512108134"/>
                            <w:r>
                              <w:t xml:space="preserve">Figura </w:t>
                            </w:r>
                            <w:r w:rsidR="000D6232">
                              <w:fldChar w:fldCharType="begin"/>
                            </w:r>
                            <w:r w:rsidR="000D6232">
                              <w:instrText xml:space="preserve"> SEQ Figura \* ARABIC </w:instrText>
                            </w:r>
                            <w:r w:rsidR="000D6232">
                              <w:fldChar w:fldCharType="separate"/>
                            </w:r>
                            <w:r>
                              <w:rPr>
                                <w:noProof/>
                              </w:rPr>
                              <w:t>11</w:t>
                            </w:r>
                            <w:r w:rsidR="000D6232">
                              <w:rPr>
                                <w:noProof/>
                              </w:rPr>
                              <w:fldChar w:fldCharType="end"/>
                            </w:r>
                            <w:bookmarkEnd w:id="442"/>
                            <w:r>
                              <w:t xml:space="preserve"> - Modelo EA, Utilizado</w:t>
                            </w:r>
                            <w:ins w:id="444" w:author="Rui" w:date="2018-04-22T18:32:00Z">
                              <w:r>
                                <w:t>r</w:t>
                              </w:r>
                            </w:ins>
                            <w:r>
                              <w:t>es</w:t>
                            </w:r>
                            <w:bookmarkEnd w:id="4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5AFF77" id="_x0000_t202" coordsize="21600,21600" o:spt="202" path="m,l,21600r21600,l21600,xe">
                <v:stroke joinstyle="miter"/>
                <v:path gradientshapeok="t" o:connecttype="rect"/>
              </v:shapetype>
              <v:shape id="Caixa de texto 26" o:spid="_x0000_s1026" type="#_x0000_t202" style="position:absolute;left:0;text-align:left;margin-left:-23.55pt;margin-top:339.6pt;width:471.6pt;height:1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" stroked="f">
                <v:textbox inset="0,0,0,0">
                  <w:txbxContent>
                    <w:p w:rsidR="00D967F9" w:rsidRPr="00D47B69" w:rsidRDefault="00D967F9" w:rsidP="00EF1611">
                      <w:pPr>
                        <w:pStyle w:val="Legenda"/>
                        <w:rPr>
                          <w:noProof/>
                        </w:rPr>
                      </w:pPr>
                      <w:bookmarkStart w:id="445" w:name="_Ref511853013"/>
                      <w:bookmarkStart w:id="446" w:name="_Toc512108134"/>
                      <w:r>
                        <w:t xml:space="preserve">Figura </w:t>
                      </w:r>
                      <w:r w:rsidR="000D6232">
                        <w:fldChar w:fldCharType="begin"/>
                      </w:r>
                      <w:r w:rsidR="000D6232">
                        <w:instrText xml:space="preserve"> SEQ Figura \* ARABIC </w:instrText>
                      </w:r>
                      <w:r w:rsidR="000D6232">
                        <w:fldChar w:fldCharType="separate"/>
                      </w:r>
                      <w:r>
                        <w:rPr>
                          <w:noProof/>
                        </w:rPr>
                        <w:t>11</w:t>
                      </w:r>
                      <w:r w:rsidR="000D6232">
                        <w:rPr>
                          <w:noProof/>
                        </w:rPr>
                        <w:fldChar w:fldCharType="end"/>
                      </w:r>
                      <w:bookmarkEnd w:id="445"/>
                      <w:r>
                        <w:t xml:space="preserve"> - Modelo EA, Utilizado</w:t>
                      </w:r>
                      <w:ins w:id="447" w:author="Rui" w:date="2018-04-22T18:32:00Z">
                        <w:r>
                          <w:t>r</w:t>
                        </w:r>
                      </w:ins>
                      <w:r>
                        <w:t>es</w:t>
                      </w:r>
                      <w:bookmarkEnd w:id="446"/>
                    </w:p>
                  </w:txbxContent>
                </v:textbox>
                <w10:wrap type="topAndBottom"/>
              </v:shape>
            </w:pict>
          </mc:Fallback>
        </mc:AlternateContent>
      </w:r>
      <w:r w:rsidR="009F566B">
        <w:tab/>
        <w:t xml:space="preserve">A </w:t>
      </w:r>
      <w:r>
        <w:fldChar w:fldCharType="begin"/>
      </w:r>
      <w:r>
        <w:instrText xml:space="preserve"> REF _Ref511853013 \h </w:instrText>
      </w:r>
      <w:r>
        <w:fldChar w:fldCharType="separate"/>
      </w:r>
      <w:r w:rsidR="0065317A">
        <w:t xml:space="preserve">Figura </w:t>
      </w:r>
      <w:r w:rsidR="0065317A">
        <w:rPr>
          <w:noProof/>
        </w:rPr>
        <w:t>11</w:t>
      </w:r>
      <w:r>
        <w:fldChar w:fldCharType="end"/>
      </w:r>
      <w:r>
        <w:t xml:space="preserve"> </w:t>
      </w:r>
      <w:r w:rsidR="0015316A">
        <w:t>demonstra o modelo Entidade-Associação desta componente do modelo.</w:t>
      </w:r>
    </w:p>
    <w:p w:rsidR="009F566B" w:rsidRDefault="009F566B" w:rsidP="00AA1F46">
      <w:pPr>
        <w:jc w:val="center"/>
      </w:pPr>
    </w:p>
    <w:p w:rsidR="00EF1611" w:rsidRDefault="00EF1611" w:rsidP="00626836">
      <w:pPr>
        <w:ind w:firstLine="360"/>
      </w:pPr>
    </w:p>
    <w:p w:rsidR="005B0964" w:rsidRDefault="00C12AE3" w:rsidP="00626836">
      <w:pPr>
        <w:ind w:firstLine="360"/>
      </w:pPr>
      <w:r>
        <w:t xml:space="preserve">As entidades da </w:t>
      </w:r>
      <w:r w:rsidR="00EF1611">
        <w:fldChar w:fldCharType="begin"/>
      </w:r>
      <w:r w:rsidR="00EF1611">
        <w:instrText xml:space="preserve"> REF _Ref511853013 \h </w:instrText>
      </w:r>
      <w:r w:rsidR="00EF1611">
        <w:fldChar w:fldCharType="separate"/>
      </w:r>
      <w:r w:rsidR="0065317A">
        <w:t xml:space="preserve">Figura </w:t>
      </w:r>
      <w:r w:rsidR="0065317A">
        <w:rPr>
          <w:noProof/>
        </w:rPr>
        <w:t>11</w:t>
      </w:r>
      <w:r w:rsidR="00EF1611">
        <w:fldChar w:fldCharType="end"/>
      </w:r>
      <w:r w:rsidR="00EF1611">
        <w:t xml:space="preserve"> </w:t>
      </w:r>
      <w:r>
        <w:t>são:</w:t>
      </w:r>
    </w:p>
    <w:p w:rsidR="00C12AE3" w:rsidRDefault="00C12AE3" w:rsidP="00C12AE3">
      <w:pPr>
        <w:pStyle w:val="PargrafodaLista"/>
        <w:numPr>
          <w:ilvl w:val="0"/>
          <w:numId w:val="9"/>
        </w:numPr>
      </w:pPr>
      <w:r>
        <w:t>User, uma entidade padrão da OutSytems, representa os utilizadores registrados na aplicação</w:t>
      </w:r>
      <w:ins w:id="448" w:author="Rui" w:date="2018-04-22T18:33:00Z">
        <w:r w:rsidR="00263AE5">
          <w:t>,</w:t>
        </w:r>
      </w:ins>
    </w:p>
    <w:p w:rsidR="00C12AE3" w:rsidRDefault="00C12AE3" w:rsidP="00C12AE3">
      <w:pPr>
        <w:pStyle w:val="PargrafodaLista"/>
        <w:numPr>
          <w:ilvl w:val="1"/>
          <w:numId w:val="9"/>
        </w:numPr>
      </w:pPr>
      <w:r>
        <w:t>Nota: User na verdade representa todos os utilizadores reconhecidos na cloud onde corre as aplicações desenvolvidas, para restringir o acesso a só utilizadores estabelecidos na aplicação é utilizado dois roles, IViewCandidate e IViewEmployee. Estes dois também são utilizados para diferenciar os utilizadores que são candidatos e os que são colaboradores</w:t>
      </w:r>
      <w:ins w:id="449" w:author="Rui" w:date="2018-04-22T18:33:00Z">
        <w:r w:rsidR="00263AE5">
          <w:t>.</w:t>
        </w:r>
      </w:ins>
    </w:p>
    <w:p w:rsidR="00963667" w:rsidRDefault="00963667" w:rsidP="00963667">
      <w:pPr>
        <w:pStyle w:val="PargrafodaLista"/>
        <w:numPr>
          <w:ilvl w:val="0"/>
          <w:numId w:val="9"/>
        </w:numPr>
      </w:pPr>
      <w:r>
        <w:lastRenderedPageBreak/>
        <w:t>Photo, todos os utilizadores podem incluir uma fotografia, que é representada por esta entidade</w:t>
      </w:r>
      <w:ins w:id="450" w:author="Rui" w:date="2018-04-22T18:33:00Z">
        <w:r w:rsidR="00263AE5">
          <w:t>,</w:t>
        </w:r>
      </w:ins>
      <w:r w:rsidR="00C12AE3">
        <w:t xml:space="preserve">  </w:t>
      </w:r>
    </w:p>
    <w:p w:rsidR="00FC2D42" w:rsidRDefault="00FC2D42" w:rsidP="00FC2D42">
      <w:pPr>
        <w:pStyle w:val="PargrafodaLista"/>
        <w:numPr>
          <w:ilvl w:val="0"/>
          <w:numId w:val="9"/>
        </w:numPr>
      </w:pPr>
      <w:r>
        <w:t>Capacity, as instancias desta entidade demonstram os cinco níveis de capacidades reconhecidas pela aplicação</w:t>
      </w:r>
      <w:ins w:id="451" w:author="Rui" w:date="2018-04-22T18:33:00Z">
        <w:r w:rsidR="00263AE5">
          <w:t>,</w:t>
        </w:r>
      </w:ins>
    </w:p>
    <w:p w:rsidR="00FC2D42" w:rsidRDefault="00FC2D42" w:rsidP="00FC2D42">
      <w:pPr>
        <w:pStyle w:val="PargrafodaLista"/>
        <w:numPr>
          <w:ilvl w:val="0"/>
          <w:numId w:val="9"/>
        </w:numPr>
      </w:pPr>
      <w:r>
        <w:t xml:space="preserve">Tools, todas as linguagens tecnológicas, frameworks e IDEs que a aplicação considera importantes e que os candidatos podem demonstra a sua capacidade do </w:t>
      </w:r>
      <w:del w:id="452" w:author="Rui" w:date="2018-04-22T17:29:00Z">
        <w:r w:rsidDel="00D5784C">
          <w:delText>dossier</w:delText>
        </w:r>
      </w:del>
      <w:ins w:id="453" w:author="Rui" w:date="2018-04-22T17:29:00Z">
        <w:r w:rsidR="00D5784C">
          <w:t>dossiê</w:t>
        </w:r>
      </w:ins>
      <w:r>
        <w:t xml:space="preserve"> de capacidades</w:t>
      </w:r>
      <w:ins w:id="454" w:author="Rui" w:date="2018-04-22T18:33:00Z">
        <w:r w:rsidR="00263AE5">
          <w:t>,</w:t>
        </w:r>
      </w:ins>
      <w:r>
        <w:t xml:space="preserve">  </w:t>
      </w:r>
    </w:p>
    <w:p w:rsidR="00FC2D42" w:rsidRDefault="00FC2D42" w:rsidP="00FC2D42">
      <w:pPr>
        <w:pStyle w:val="PargrafodaLista"/>
        <w:numPr>
          <w:ilvl w:val="0"/>
          <w:numId w:val="9"/>
        </w:numPr>
      </w:pPr>
      <w:r>
        <w:t>Languages, linguagens reconhecidas pela aplicação</w:t>
      </w:r>
      <w:ins w:id="455" w:author="Rui" w:date="2018-04-22T18:33:00Z">
        <w:r w:rsidR="00263AE5">
          <w:t>,</w:t>
        </w:r>
      </w:ins>
      <w:r>
        <w:t xml:space="preserve"> </w:t>
      </w:r>
    </w:p>
    <w:p w:rsidR="00853EA8" w:rsidRDefault="00853EA8" w:rsidP="00963667">
      <w:pPr>
        <w:pStyle w:val="PargrafodaLista"/>
        <w:numPr>
          <w:ilvl w:val="0"/>
          <w:numId w:val="9"/>
        </w:numPr>
      </w:pPr>
      <w:r>
        <w:t>SpontaneousCurriculum, como estabelecido anteriormente uma capacidade de utilizadores não registrados é a capacidade de realizar uma candidatura espontânea. Esta candidatura envolve fornecer informação pessoal, nome, telemóvel e email e um currículo. Destas informações as primeiras três são guardadas em instancias desta entidade</w:t>
      </w:r>
      <w:ins w:id="456" w:author="Rui" w:date="2018-04-22T18:33:00Z">
        <w:r w:rsidR="00263AE5">
          <w:t>,</w:t>
        </w:r>
      </w:ins>
    </w:p>
    <w:p w:rsidR="00853EA8" w:rsidRDefault="00853EA8" w:rsidP="00963667">
      <w:pPr>
        <w:pStyle w:val="PargrafodaLista"/>
        <w:numPr>
          <w:ilvl w:val="0"/>
          <w:numId w:val="9"/>
        </w:numPr>
      </w:pPr>
      <w:r>
        <w:t xml:space="preserve">SpontaneousCurriculumFile, o currículo em si da candidatura espontânea é </w:t>
      </w:r>
      <w:del w:id="457" w:author="Rui" w:date="2018-04-22T18:34:00Z">
        <w:r w:rsidDel="00263AE5">
          <w:delText xml:space="preserve">guardada </w:delText>
        </w:r>
      </w:del>
      <w:ins w:id="458" w:author="Rui" w:date="2018-04-22T18:34:00Z">
        <w:r w:rsidR="00263AE5">
          <w:t xml:space="preserve">guardado </w:t>
        </w:r>
      </w:ins>
      <w:r>
        <w:t>nesta entidade, que refere a SpontaneousCurriculum</w:t>
      </w:r>
      <w:del w:id="459" w:author="Rui" w:date="2018-04-22T18:34:00Z">
        <w:r w:rsidDel="00263AE5">
          <w:delText>.</w:delText>
        </w:r>
      </w:del>
      <w:ins w:id="460" w:author="Rui" w:date="2018-04-22T18:34:00Z">
        <w:r w:rsidR="00263AE5">
          <w:t>,</w:t>
        </w:r>
      </w:ins>
    </w:p>
    <w:p w:rsidR="00356D87" w:rsidRDefault="00356D87" w:rsidP="00963667">
      <w:pPr>
        <w:pStyle w:val="PargrafodaLista"/>
        <w:numPr>
          <w:ilvl w:val="0"/>
          <w:numId w:val="9"/>
        </w:numPr>
      </w:pPr>
      <w:r>
        <w:t xml:space="preserve">Employee, as instancias desta entidade adicionam informação ao User, tal informação </w:t>
      </w:r>
      <w:r w:rsidR="00730D2A">
        <w:t>sendo relacionada com a posição e funções do utilizador na PS Tec</w:t>
      </w:r>
      <w:del w:id="461" w:author="Rui" w:date="2018-04-22T18:34:00Z">
        <w:r w:rsidR="00730D2A" w:rsidDel="00263AE5">
          <w:delText>.</w:delText>
        </w:r>
      </w:del>
      <w:ins w:id="462" w:author="Rui" w:date="2018-04-22T18:34:00Z">
        <w:r w:rsidR="00263AE5">
          <w:t>,</w:t>
        </w:r>
      </w:ins>
    </w:p>
    <w:p w:rsidR="00730D2A" w:rsidRDefault="00730D2A" w:rsidP="00963667">
      <w:pPr>
        <w:pStyle w:val="PargrafodaLista"/>
        <w:numPr>
          <w:ilvl w:val="0"/>
          <w:numId w:val="9"/>
        </w:numPr>
      </w:pPr>
      <w:r>
        <w:t>CandidateCurriculum, uma das entidades que adiciona informação a utilizadores candidatos, representando o currículo do mesmo</w:t>
      </w:r>
      <w:del w:id="463" w:author="Rui" w:date="2018-04-22T18:34:00Z">
        <w:r w:rsidDel="00263AE5">
          <w:delText>.</w:delText>
        </w:r>
      </w:del>
      <w:ins w:id="464" w:author="Rui" w:date="2018-04-22T18:34:00Z">
        <w:r w:rsidR="00263AE5">
          <w:t>,</w:t>
        </w:r>
      </w:ins>
    </w:p>
    <w:p w:rsidR="00730D2A" w:rsidRDefault="00730D2A" w:rsidP="00730D2A">
      <w:pPr>
        <w:pStyle w:val="PargrafodaLista"/>
        <w:numPr>
          <w:ilvl w:val="1"/>
          <w:numId w:val="9"/>
        </w:numPr>
      </w:pPr>
      <w:r>
        <w:t xml:space="preserve">Nota: ao contrario das outras entidades que adicionam informação, esta é de 1 por 1 (um User só pode ser referido uma vez por CandidateCurriculum), e a aplicação </w:t>
      </w:r>
      <w:del w:id="465" w:author="Rui" w:date="2018-04-22T18:35:00Z">
        <w:r w:rsidDel="00263AE5">
          <w:delText xml:space="preserve">enforca </w:delText>
        </w:r>
      </w:del>
      <w:ins w:id="466" w:author="Rui" w:date="2018-04-22T18:35:00Z">
        <w:r w:rsidR="00263AE5">
          <w:t xml:space="preserve">impõe </w:t>
        </w:r>
      </w:ins>
      <w:r>
        <w:t>esta relação como obrigatória</w:t>
      </w:r>
      <w:ins w:id="467" w:author="Rui" w:date="2018-04-22T18:34:00Z">
        <w:r w:rsidR="00263AE5">
          <w:t>,</w:t>
        </w:r>
      </w:ins>
    </w:p>
    <w:p w:rsidR="00FC2D42" w:rsidRDefault="00FC2D42" w:rsidP="00730D2A">
      <w:pPr>
        <w:pStyle w:val="PargrafodaLista"/>
        <w:numPr>
          <w:ilvl w:val="1"/>
          <w:numId w:val="9"/>
        </w:numPr>
      </w:pPr>
      <w:r>
        <w:t>Nota 2: inclui uma referencia a linguagem nativa do utilizador</w:t>
      </w:r>
      <w:ins w:id="468" w:author="Rui" w:date="2018-04-22T18:34:00Z">
        <w:r w:rsidR="00263AE5">
          <w:t>.</w:t>
        </w:r>
      </w:ins>
    </w:p>
    <w:p w:rsidR="00197516" w:rsidRDefault="00730D2A" w:rsidP="00730D2A">
      <w:pPr>
        <w:pStyle w:val="PargrafodaLista"/>
        <w:numPr>
          <w:ilvl w:val="0"/>
          <w:numId w:val="9"/>
        </w:numPr>
      </w:pPr>
      <w:r>
        <w:t xml:space="preserve">CandidateAvailability, </w:t>
      </w:r>
      <w:r w:rsidR="00197516">
        <w:t>instancias</w:t>
      </w:r>
      <w:r>
        <w:t xml:space="preserve"> desta </w:t>
      </w:r>
      <w:r w:rsidR="00197516">
        <w:t>entidade representa</w:t>
      </w:r>
      <w:ins w:id="469" w:author="Rui" w:date="2018-04-22T18:35:00Z">
        <w:r w:rsidR="00263AE5">
          <w:t>m</w:t>
        </w:r>
      </w:ins>
      <w:r w:rsidR="00197516">
        <w:t xml:space="preserve"> a disponibilidade que o candidato tem para entrevistas, associando a um dia de semana uma janela de tempo</w:t>
      </w:r>
      <w:ins w:id="470" w:author="Rui" w:date="2018-04-22T18:36:00Z">
        <w:r w:rsidR="00263AE5">
          <w:t>,</w:t>
        </w:r>
      </w:ins>
      <w:del w:id="471" w:author="Rui" w:date="2018-04-22T18:36:00Z">
        <w:r w:rsidR="00197516" w:rsidDel="00263AE5">
          <w:delText xml:space="preserve">. </w:delText>
        </w:r>
      </w:del>
    </w:p>
    <w:p w:rsidR="00197516" w:rsidRDefault="00197516" w:rsidP="00197516">
      <w:pPr>
        <w:pStyle w:val="PargrafodaLista"/>
        <w:numPr>
          <w:ilvl w:val="1"/>
          <w:numId w:val="9"/>
        </w:numPr>
      </w:pPr>
      <w:r>
        <w:t>Nota: um candidato pode ter mais que uma CandidateAvailability para o mesmo dia da semana</w:t>
      </w:r>
      <w:ins w:id="472" w:author="Rui" w:date="2018-04-22T18:36:00Z">
        <w:r w:rsidR="00263AE5">
          <w:t>.</w:t>
        </w:r>
      </w:ins>
    </w:p>
    <w:p w:rsidR="00730D2A" w:rsidRDefault="00197516" w:rsidP="00197516">
      <w:pPr>
        <w:pStyle w:val="PargrafodaLista"/>
        <w:numPr>
          <w:ilvl w:val="0"/>
          <w:numId w:val="9"/>
        </w:numPr>
      </w:pPr>
      <w:r>
        <w:t xml:space="preserve">CandiadteTechnology, uma entidade que faz parte do </w:t>
      </w:r>
      <w:del w:id="473" w:author="Rui" w:date="2018-04-22T17:29:00Z">
        <w:r w:rsidDel="00D5784C">
          <w:delText>dossier</w:delText>
        </w:r>
      </w:del>
      <w:ins w:id="474" w:author="Rui" w:date="2018-04-22T17:29:00Z">
        <w:r w:rsidR="00D5784C">
          <w:t>dossiê</w:t>
        </w:r>
      </w:ins>
      <w:r>
        <w:t xml:space="preserve"> de capacidades de candidatos, representa a capacidade </w:t>
      </w:r>
      <w:r w:rsidR="00DD70E1">
        <w:t>que</w:t>
      </w:r>
      <w:r>
        <w:t xml:space="preserve"> um candidato tem com uma linguagem de tecnologia, reconhecida pela aplicação</w:t>
      </w:r>
      <w:ins w:id="475" w:author="Rui" w:date="2018-04-22T18:36:00Z">
        <w:r w:rsidR="00263AE5">
          <w:t>,</w:t>
        </w:r>
      </w:ins>
      <w:r>
        <w:t xml:space="preserve"> </w:t>
      </w:r>
    </w:p>
    <w:p w:rsidR="00667DE0" w:rsidRDefault="00667DE0" w:rsidP="00197516">
      <w:pPr>
        <w:pStyle w:val="PargrafodaLista"/>
        <w:numPr>
          <w:ilvl w:val="0"/>
          <w:numId w:val="9"/>
        </w:numPr>
      </w:pPr>
      <w:r>
        <w:t xml:space="preserve">CandiadteFramework, uma entidade que faz parte do </w:t>
      </w:r>
      <w:del w:id="476" w:author="Rui" w:date="2018-04-22T17:29:00Z">
        <w:r w:rsidDel="00D5784C">
          <w:delText>dossier</w:delText>
        </w:r>
      </w:del>
      <w:ins w:id="477" w:author="Rui" w:date="2018-04-22T17:29:00Z">
        <w:r w:rsidR="00D5784C">
          <w:t>dossiê</w:t>
        </w:r>
      </w:ins>
      <w:r>
        <w:t xml:space="preserve"> de capacidades de candidatos, representa a capacidade </w:t>
      </w:r>
      <w:r w:rsidR="00DD70E1">
        <w:t>que</w:t>
      </w:r>
      <w:r>
        <w:t xml:space="preserve"> um candidato tem com uma </w:t>
      </w:r>
      <w:r w:rsidRPr="00263AE5">
        <w:rPr>
          <w:i/>
          <w:rPrChange w:id="478" w:author="Rui" w:date="2018-04-22T18:36:00Z">
            <w:rPr/>
          </w:rPrChange>
        </w:rPr>
        <w:t>framework</w:t>
      </w:r>
      <w:r>
        <w:t>, reconhecida pela aplicação</w:t>
      </w:r>
      <w:ins w:id="479" w:author="Rui" w:date="2018-04-22T18:36:00Z">
        <w:r w:rsidR="00263AE5">
          <w:t>,</w:t>
        </w:r>
      </w:ins>
    </w:p>
    <w:p w:rsidR="00667DE0" w:rsidRDefault="00667DE0" w:rsidP="00667DE0">
      <w:pPr>
        <w:pStyle w:val="PargrafodaLista"/>
        <w:numPr>
          <w:ilvl w:val="0"/>
          <w:numId w:val="9"/>
        </w:numPr>
      </w:pPr>
      <w:r>
        <w:lastRenderedPageBreak/>
        <w:t xml:space="preserve">CandiadteIDE, uma entidade que faz parte do </w:t>
      </w:r>
      <w:del w:id="480" w:author="Rui" w:date="2018-04-22T17:29:00Z">
        <w:r w:rsidDel="00D5784C">
          <w:delText>dossier</w:delText>
        </w:r>
      </w:del>
      <w:ins w:id="481" w:author="Rui" w:date="2018-04-22T17:29:00Z">
        <w:r w:rsidR="00D5784C">
          <w:t>dossiê</w:t>
        </w:r>
      </w:ins>
      <w:r>
        <w:t xml:space="preserve"> de capacidades de candidatos, representa a capacidade </w:t>
      </w:r>
      <w:r w:rsidR="00DD70E1">
        <w:t>que</w:t>
      </w:r>
      <w:r>
        <w:t xml:space="preserve"> um candidato tem com uma IDE, reconhecida pela aplicação</w:t>
      </w:r>
      <w:ins w:id="482" w:author="Rui" w:date="2018-04-22T18:36:00Z">
        <w:r w:rsidR="00263AE5">
          <w:t>,</w:t>
        </w:r>
      </w:ins>
    </w:p>
    <w:p w:rsidR="00F975BD" w:rsidRDefault="00667DE0" w:rsidP="00667DE0">
      <w:pPr>
        <w:pStyle w:val="PargrafodaLista"/>
        <w:numPr>
          <w:ilvl w:val="0"/>
          <w:numId w:val="9"/>
        </w:numPr>
      </w:pPr>
      <w:r>
        <w:t xml:space="preserve">CandiadteFormation, uma entidade que faz parte do </w:t>
      </w:r>
      <w:del w:id="483" w:author="Rui" w:date="2018-04-22T17:29:00Z">
        <w:r w:rsidDel="00D5784C">
          <w:delText>dossier</w:delText>
        </w:r>
      </w:del>
      <w:ins w:id="484" w:author="Rui" w:date="2018-04-22T17:29:00Z">
        <w:r w:rsidR="00D5784C">
          <w:t>dossiê</w:t>
        </w:r>
      </w:ins>
      <w:r>
        <w:t xml:space="preserve"> de capacidades de candidatos, representa uma formação</w:t>
      </w:r>
      <w:r w:rsidR="00F975BD">
        <w:t xml:space="preserve"> oficial que </w:t>
      </w:r>
      <w:r>
        <w:t>o candidato</w:t>
      </w:r>
      <w:r w:rsidR="00F975BD">
        <w:t xml:space="preserve"> tenha obtido, considerando as linguagens tecnológicas, frameworks e IDEs que a aplicação considera importantes</w:t>
      </w:r>
      <w:ins w:id="485" w:author="Rui" w:date="2018-04-22T18:36:00Z">
        <w:r w:rsidR="00263AE5">
          <w:t>,</w:t>
        </w:r>
      </w:ins>
    </w:p>
    <w:p w:rsidR="00667DE0" w:rsidRDefault="00F975BD" w:rsidP="00667DE0">
      <w:pPr>
        <w:pStyle w:val="PargrafodaLista"/>
        <w:numPr>
          <w:ilvl w:val="0"/>
          <w:numId w:val="9"/>
        </w:numPr>
      </w:pPr>
      <w:r>
        <w:t xml:space="preserve">CandidateLanguage, uma entidade que faz parte do </w:t>
      </w:r>
      <w:del w:id="486" w:author="Rui" w:date="2018-04-22T17:29:00Z">
        <w:r w:rsidDel="00D5784C">
          <w:delText>dossier</w:delText>
        </w:r>
      </w:del>
      <w:ins w:id="487" w:author="Rui" w:date="2018-04-22T17:29:00Z">
        <w:r w:rsidR="00D5784C">
          <w:t>dossiê</w:t>
        </w:r>
      </w:ins>
      <w:r>
        <w:t xml:space="preserve"> de capacidades de candidatos, </w:t>
      </w:r>
      <w:r w:rsidR="00DD70E1">
        <w:t>representa a capacidade que um candidato tem com um</w:t>
      </w:r>
      <w:r w:rsidR="00385D16">
        <w:t>a</w:t>
      </w:r>
      <w:r w:rsidR="00DD70E1">
        <w:t xml:space="preserve"> linguagem, reconhecida pela aplicação</w:t>
      </w:r>
      <w:ins w:id="488" w:author="Rui" w:date="2018-04-22T18:36:00Z">
        <w:r w:rsidR="00263AE5">
          <w:t>,</w:t>
        </w:r>
      </w:ins>
    </w:p>
    <w:p w:rsidR="00FC2D42" w:rsidRDefault="006435C1" w:rsidP="00667DE0">
      <w:pPr>
        <w:pStyle w:val="PargrafodaLista"/>
        <w:numPr>
          <w:ilvl w:val="0"/>
          <w:numId w:val="9"/>
        </w:numPr>
      </w:pPr>
      <w:r>
        <w:t>CandidateWorkExperience</w:t>
      </w:r>
      <w:r w:rsidR="00FE5514">
        <w:t>,</w:t>
      </w:r>
      <w:r>
        <w:t xml:space="preserve"> uma entidade que faz parte do </w:t>
      </w:r>
      <w:del w:id="489" w:author="Rui" w:date="2018-04-22T17:29:00Z">
        <w:r w:rsidDel="00D5784C">
          <w:delText>dossier</w:delText>
        </w:r>
      </w:del>
      <w:ins w:id="490" w:author="Rui" w:date="2018-04-22T17:29:00Z">
        <w:r w:rsidR="00D5784C">
          <w:t>dossiê</w:t>
        </w:r>
      </w:ins>
      <w:r>
        <w:t xml:space="preserve"> de capacidades de candidatos, representa experiencia laboral </w:t>
      </w:r>
      <w:r w:rsidR="00FC75C8">
        <w:t>que o candidato considere importante de notar</w:t>
      </w:r>
      <w:ins w:id="491" w:author="Rui" w:date="2018-04-22T18:36:00Z">
        <w:r w:rsidR="00263AE5">
          <w:t>,</w:t>
        </w:r>
      </w:ins>
    </w:p>
    <w:p w:rsidR="00FE5514" w:rsidRDefault="00FE5514" w:rsidP="007709FE">
      <w:pPr>
        <w:pStyle w:val="PargrafodaLista"/>
        <w:numPr>
          <w:ilvl w:val="0"/>
          <w:numId w:val="9"/>
        </w:numPr>
      </w:pPr>
      <w:r>
        <w:t xml:space="preserve">CandidateAcademic, uma entidade que faz parte do </w:t>
      </w:r>
      <w:del w:id="492" w:author="Rui" w:date="2018-04-22T17:29:00Z">
        <w:r w:rsidDel="00D5784C">
          <w:delText>dossier</w:delText>
        </w:r>
      </w:del>
      <w:ins w:id="493" w:author="Rui" w:date="2018-04-22T17:29:00Z">
        <w:r w:rsidR="00D5784C">
          <w:t>dossiê</w:t>
        </w:r>
      </w:ins>
      <w:r>
        <w:t xml:space="preserve"> de capacidades de candidatos, representa curso académicos </w:t>
      </w:r>
      <w:r w:rsidR="001A180C">
        <w:t>que o candidato considere importante de notar</w:t>
      </w:r>
      <w:ins w:id="494" w:author="Rui" w:date="2018-04-22T18:36:00Z">
        <w:r w:rsidR="00263AE5">
          <w:t>,</w:t>
        </w:r>
      </w:ins>
    </w:p>
    <w:p w:rsidR="007709FE" w:rsidRDefault="007E3591" w:rsidP="007709FE">
      <w:pPr>
        <w:pStyle w:val="PargrafodaLista"/>
        <w:numPr>
          <w:ilvl w:val="0"/>
          <w:numId w:val="9"/>
        </w:numPr>
      </w:pPr>
      <w:r>
        <w:t>CandidateAppDevelope</w:t>
      </w:r>
      <w:r w:rsidR="001A180C">
        <w:t xml:space="preserve">d, uma entidade que faz parte do </w:t>
      </w:r>
      <w:del w:id="495" w:author="Rui" w:date="2018-04-22T17:29:00Z">
        <w:r w:rsidR="001A180C" w:rsidDel="00D5784C">
          <w:delText>dossier</w:delText>
        </w:r>
      </w:del>
      <w:ins w:id="496" w:author="Rui" w:date="2018-04-22T17:29:00Z">
        <w:r w:rsidR="00D5784C">
          <w:t>dossiê</w:t>
        </w:r>
      </w:ins>
      <w:r w:rsidR="001A180C">
        <w:t xml:space="preserve"> de capacidades de candidatos, representa aplicações desenvolvidas pelo candidato que o candidato considere importante de notar</w:t>
      </w:r>
      <w:ins w:id="497" w:author="Rui" w:date="2018-04-22T18:36:00Z">
        <w:r w:rsidR="00263AE5">
          <w:t>.</w:t>
        </w:r>
      </w:ins>
    </w:p>
    <w:p w:rsidR="00963667" w:rsidRDefault="00963667" w:rsidP="00963667">
      <w:pPr>
        <w:ind w:firstLine="360"/>
      </w:pPr>
      <w:r>
        <w:t>Um fator a notar é a utilização de Photo, sendo que originalmente considerou-se outra possibilidade para a fotografia. Tal era utilizar um campo na entidade Employee e CandidateCurriculum, as únicas duas entidades obrigatórias dos utilizadores da IView.</w:t>
      </w:r>
    </w:p>
    <w:p w:rsidR="00963667" w:rsidRDefault="00963667" w:rsidP="00963667">
      <w:pPr>
        <w:ind w:firstLine="360"/>
      </w:pPr>
      <w:r>
        <w:t>Tal ideia levantou o problema que em certas situações a fotografia de utilizador é utilizada sem saber que tipo de utilizador est</w:t>
      </w:r>
      <w:ins w:id="498" w:author="Rui" w:date="2018-04-22T18:37:00Z">
        <w:r w:rsidR="00263AE5">
          <w:t>á</w:t>
        </w:r>
      </w:ins>
      <w:del w:id="499" w:author="Rui" w:date="2018-04-22T18:37:00Z">
        <w:r w:rsidDel="00263AE5">
          <w:delText>a</w:delText>
        </w:r>
      </w:del>
      <w:r>
        <w:t xml:space="preserve"> a utilizar a aplicação. Como por exemplo a fotografia é sempre demonstrada </w:t>
      </w:r>
      <w:r w:rsidR="00BA4541">
        <w:t xml:space="preserve">no </w:t>
      </w:r>
      <w:r w:rsidR="00BA4541" w:rsidRPr="00263AE5">
        <w:rPr>
          <w:i/>
          <w:rPrChange w:id="500" w:author="Rui" w:date="2018-04-22T18:37:00Z">
            <w:rPr/>
          </w:rPrChange>
        </w:rPr>
        <w:t>header</w:t>
      </w:r>
      <w:r w:rsidR="00BA4541">
        <w:t xml:space="preserve"> da </w:t>
      </w:r>
      <w:del w:id="501" w:author="Rui" w:date="2018-04-22T19:05:00Z">
        <w:r w:rsidR="00BA4541" w:rsidDel="00673FD1">
          <w:delText>pagina</w:delText>
        </w:r>
      </w:del>
      <w:ins w:id="502" w:author="Rui" w:date="2018-04-22T19:05:00Z">
        <w:r w:rsidR="00673FD1">
          <w:t>página</w:t>
        </w:r>
      </w:ins>
      <w:r w:rsidR="00BA4541">
        <w:t>.</w:t>
      </w:r>
    </w:p>
    <w:p w:rsidR="00B026E0" w:rsidRDefault="00B026E0" w:rsidP="00963667">
      <w:pPr>
        <w:ind w:firstLine="360"/>
      </w:pPr>
      <w:r>
        <w:t xml:space="preserve">Também existe o facto que a fotografia não vai sempre ser necessária, mas devido ao tipo, a mesma pode ocupar um certo espaço, que quando agrupando em grandes números, podem atrasar qualquer </w:t>
      </w:r>
      <w:r w:rsidRPr="004B3FAD">
        <w:rPr>
          <w:i/>
          <w:rPrChange w:id="503" w:author="Rui" w:date="2018-04-22T18:37:00Z">
            <w:rPr/>
          </w:rPrChange>
        </w:rPr>
        <w:t>aggregate</w:t>
      </w:r>
      <w:r>
        <w:t xml:space="preserve">. Mas com a fotografia separada, tal tempo não acontece, </w:t>
      </w:r>
      <w:del w:id="504" w:author="Rui" w:date="2018-04-22T18:37:00Z">
        <w:r w:rsidDel="004B3FAD">
          <w:delText>expeto</w:delText>
        </w:r>
      </w:del>
      <w:ins w:id="505" w:author="Rui" w:date="2018-04-22T18:37:00Z">
        <w:r w:rsidR="004B3FAD">
          <w:t>exceto</w:t>
        </w:r>
      </w:ins>
      <w:r>
        <w:t xml:space="preserve"> quando realmente necessário.</w:t>
      </w:r>
    </w:p>
    <w:p w:rsidR="00197516" w:rsidRDefault="00853EA8" w:rsidP="00197516">
      <w:pPr>
        <w:ind w:firstLine="360"/>
      </w:pPr>
      <w:r>
        <w:t xml:space="preserve">Este mesmo custo adicional é a razão </w:t>
      </w:r>
      <w:del w:id="506" w:author="Rui" w:date="2018-04-22T18:38:00Z">
        <w:r w:rsidDel="004B3FAD">
          <w:delText xml:space="preserve">pela </w:delText>
        </w:r>
      </w:del>
      <w:ins w:id="507" w:author="Rui" w:date="2018-04-22T18:38:00Z">
        <w:r w:rsidR="004B3FAD">
          <w:t xml:space="preserve">da </w:t>
        </w:r>
      </w:ins>
      <w:r>
        <w:t>existência da divisão entre SpontaneousCurriculum e SpontaneousCurriculumFile, sendo que o segundo inclu</w:t>
      </w:r>
      <w:del w:id="508" w:author="Rui" w:date="2018-04-22T18:38:00Z">
        <w:r w:rsidDel="004B3FAD">
          <w:delText>i</w:delText>
        </w:r>
      </w:del>
      <w:ins w:id="509" w:author="Rui" w:date="2018-04-22T18:38:00Z">
        <w:r w:rsidR="004B3FAD">
          <w:t>í</w:t>
        </w:r>
      </w:ins>
      <w:r>
        <w:t xml:space="preserve"> um ficheiro pdf de tamanho variável. </w:t>
      </w:r>
    </w:p>
    <w:p w:rsidR="00197516" w:rsidRDefault="004A7DB2" w:rsidP="00197516">
      <w:pPr>
        <w:ind w:firstLine="360"/>
      </w:pPr>
      <w:r>
        <w:t xml:space="preserve">A entidade Capacity </w:t>
      </w:r>
      <w:del w:id="510" w:author="Rui" w:date="2018-04-22T18:38:00Z">
        <w:r w:rsidDel="004B3FAD">
          <w:delText xml:space="preserve">é utilizada </w:delText>
        </w:r>
      </w:del>
      <w:r>
        <w:t>não só é utilizada para estabelecer a capacidade de candidatos com varias vertentes, como também para estabelecer informações desses mesmos níveis, que possam estabelecer os candidatos da escolha do nível.</w:t>
      </w:r>
    </w:p>
    <w:p w:rsidR="005B0964" w:rsidRDefault="00772007" w:rsidP="003B310E">
      <w:pPr>
        <w:pStyle w:val="Cabealho3"/>
        <w:numPr>
          <w:ilvl w:val="2"/>
          <w:numId w:val="37"/>
        </w:numPr>
      </w:pPr>
      <w:bookmarkStart w:id="511" w:name="_Ref512098035"/>
      <w:bookmarkStart w:id="512" w:name="_Toc512102637"/>
      <w:r>
        <w:lastRenderedPageBreak/>
        <w:t>Vagas</w:t>
      </w:r>
      <w:bookmarkEnd w:id="511"/>
      <w:bookmarkEnd w:id="512"/>
    </w:p>
    <w:p w:rsidR="005B0964" w:rsidRDefault="009E018D" w:rsidP="001B54D5">
      <w:r>
        <w:t xml:space="preserve">Nesta componente da base de dados </w:t>
      </w:r>
      <w:del w:id="513" w:author="Rui" w:date="2018-04-22T18:39:00Z">
        <w:r w:rsidDel="004B3FAD">
          <w:delText xml:space="preserve">são </w:delText>
        </w:r>
      </w:del>
      <w:ins w:id="514" w:author="Rui" w:date="2018-04-22T18:39:00Z">
        <w:r w:rsidR="004B3FAD">
          <w:t xml:space="preserve">estão </w:t>
        </w:r>
      </w:ins>
      <w:r>
        <w:t>incluídas todas as entidades que permitem estabelecer vagas para candidatos se aplicarem, como também essas mesmas aplicações de candidatos.</w:t>
      </w:r>
    </w:p>
    <w:p w:rsidR="00626836" w:rsidRDefault="00EF1611" w:rsidP="00EB0640">
      <w:r>
        <w:rPr>
          <w:noProof/>
        </w:rPr>
        <mc:AlternateContent>
          <mc:Choice Requires="wps">
            <w:drawing>
              <wp:anchor distT="0" distB="0" distL="114300" distR="114300" simplePos="0" relativeHeight="251661312" behindDoc="0" locked="0" layoutInCell="1" allowOverlap="1" wp14:anchorId="7C3A625C" wp14:editId="66DC65B8">
                <wp:simplePos x="0" y="0"/>
                <wp:positionH relativeFrom="column">
                  <wp:posOffset>-489585</wp:posOffset>
                </wp:positionH>
                <wp:positionV relativeFrom="paragraph">
                  <wp:posOffset>4718685</wp:posOffset>
                </wp:positionV>
                <wp:extent cx="6534150" cy="190500"/>
                <wp:effectExtent l="0" t="0" r="0" b="0"/>
                <wp:wrapTopAndBottom/>
                <wp:docPr id="29" name="Caixa de texto 29"/>
                <wp:cNvGraphicFramePr/>
                <a:graphic xmlns:a="http://schemas.openxmlformats.org/drawingml/2006/main">
                  <a:graphicData uri="http://schemas.microsoft.com/office/word/2010/wordprocessingShape">
                    <wps:wsp>
                      <wps:cNvSpPr txBox="1"/>
                      <wps:spPr>
                        <a:xfrm>
                          <a:off x="0" y="0"/>
                          <a:ext cx="6534150" cy="190500"/>
                        </a:xfrm>
                        <a:prstGeom prst="rect">
                          <a:avLst/>
                        </a:prstGeom>
                        <a:solidFill>
                          <a:prstClr val="white"/>
                        </a:solidFill>
                        <a:ln>
                          <a:noFill/>
                        </a:ln>
                      </wps:spPr>
                      <wps:txbx>
                        <w:txbxContent>
                          <w:p w:rsidR="00D967F9" w:rsidRPr="00A34FCC" w:rsidRDefault="00D967F9" w:rsidP="00EF1611">
                            <w:pPr>
                              <w:pStyle w:val="Legenda"/>
                              <w:rPr>
                                <w:noProof/>
                              </w:rPr>
                            </w:pPr>
                            <w:bookmarkStart w:id="515" w:name="_Ref511853097"/>
                            <w:bookmarkStart w:id="516" w:name="_Toc512108135"/>
                            <w:r>
                              <w:t xml:space="preserve">Figura </w:t>
                            </w:r>
                            <w:r w:rsidR="000D6232">
                              <w:fldChar w:fldCharType="begin"/>
                            </w:r>
                            <w:r w:rsidR="000D6232">
                              <w:instrText xml:space="preserve"> SEQ Figura \* ARABIC </w:instrText>
                            </w:r>
                            <w:r w:rsidR="000D6232">
                              <w:fldChar w:fldCharType="separate"/>
                            </w:r>
                            <w:r>
                              <w:rPr>
                                <w:noProof/>
                              </w:rPr>
                              <w:t>12</w:t>
                            </w:r>
                            <w:r w:rsidR="000D6232">
                              <w:rPr>
                                <w:noProof/>
                              </w:rPr>
                              <w:fldChar w:fldCharType="end"/>
                            </w:r>
                            <w:bookmarkEnd w:id="515"/>
                            <w:r>
                              <w:t xml:space="preserve"> - Modelo EA, Vagas</w:t>
                            </w:r>
                            <w:bookmarkEnd w:id="5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A625C" id="Caixa de texto 29" o:spid="_x0000_s1027" type="#_x0000_t202" style="position:absolute;left:0;text-align:left;margin-left:-38.55pt;margin-top:371.55pt;width:514.5pt;height: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" stroked="f">
                <v:textbox inset="0,0,0,0">
                  <w:txbxContent>
                    <w:p w:rsidR="00D967F9" w:rsidRPr="00A34FCC" w:rsidRDefault="00D967F9" w:rsidP="00EF1611">
                      <w:pPr>
                        <w:pStyle w:val="Legenda"/>
                        <w:rPr>
                          <w:noProof/>
                        </w:rPr>
                      </w:pPr>
                      <w:bookmarkStart w:id="517" w:name="_Ref511853097"/>
                      <w:bookmarkStart w:id="518" w:name="_Toc512108135"/>
                      <w:r>
                        <w:t xml:space="preserve">Figura </w:t>
                      </w:r>
                      <w:r w:rsidR="000D6232">
                        <w:fldChar w:fldCharType="begin"/>
                      </w:r>
                      <w:r w:rsidR="000D6232">
                        <w:instrText xml:space="preserve"> SEQ Figura \* ARABIC </w:instrText>
                      </w:r>
                      <w:r w:rsidR="000D6232">
                        <w:fldChar w:fldCharType="separate"/>
                      </w:r>
                      <w:r>
                        <w:rPr>
                          <w:noProof/>
                        </w:rPr>
                        <w:t>12</w:t>
                      </w:r>
                      <w:r w:rsidR="000D6232">
                        <w:rPr>
                          <w:noProof/>
                        </w:rPr>
                        <w:fldChar w:fldCharType="end"/>
                      </w:r>
                      <w:bookmarkEnd w:id="517"/>
                      <w:r>
                        <w:t xml:space="preserve"> - Modelo EA, Vagas</w:t>
                      </w:r>
                      <w:bookmarkEnd w:id="518"/>
                    </w:p>
                  </w:txbxContent>
                </v:textbox>
                <w10:wrap type="topAndBottom"/>
              </v:shape>
            </w:pict>
          </mc:Fallback>
        </mc:AlternateContent>
      </w:r>
      <w:r w:rsidR="00716CA8">
        <w:rPr>
          <w:noProof/>
        </w:rPr>
        <w:drawing>
          <wp:anchor distT="0" distB="0" distL="114300" distR="114300" simplePos="0" relativeHeight="251653120" behindDoc="0" locked="0" layoutInCell="1" allowOverlap="1">
            <wp:simplePos x="0" y="0"/>
            <wp:positionH relativeFrom="column">
              <wp:posOffset>-489585</wp:posOffset>
            </wp:positionH>
            <wp:positionV relativeFrom="paragraph">
              <wp:posOffset>308610</wp:posOffset>
            </wp:positionV>
            <wp:extent cx="6534150" cy="4348480"/>
            <wp:effectExtent l="0" t="0" r="0" b="0"/>
            <wp:wrapTopAndBottom/>
            <wp:docPr id="1" name="Imagem 1" descr="C:\Users\Diogo\AppData\Local\Microsoft\Windows\INetCache\Content.Word\ModeloEAVa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Vag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34150" cy="434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18D">
        <w:tab/>
        <w:t xml:space="preserve">Tais entidades podem ser verificadas na </w:t>
      </w:r>
      <w:r>
        <w:fldChar w:fldCharType="begin"/>
      </w:r>
      <w:r>
        <w:instrText xml:space="preserve"> REF _Ref511853097 \h </w:instrText>
      </w:r>
      <w:r>
        <w:fldChar w:fldCharType="separate"/>
      </w:r>
      <w:r w:rsidR="0065317A">
        <w:t xml:space="preserve">Figura </w:t>
      </w:r>
      <w:r w:rsidR="0065317A">
        <w:rPr>
          <w:noProof/>
        </w:rPr>
        <w:t>12</w:t>
      </w:r>
      <w:r>
        <w:fldChar w:fldCharType="end"/>
      </w:r>
      <w:r>
        <w:t xml:space="preserve"> </w:t>
      </w:r>
      <w:r w:rsidR="009E018D">
        <w:t>que se seg</w:t>
      </w:r>
      <w:r w:rsidR="00EB0640">
        <w:t>ue.</w:t>
      </w:r>
    </w:p>
    <w:p w:rsidR="00EF1611" w:rsidRDefault="00EF1611" w:rsidP="00EF1611"/>
    <w:p w:rsidR="005B0964" w:rsidRDefault="00626836" w:rsidP="00FC667E">
      <w:pPr>
        <w:pStyle w:val="PargrafodaLista"/>
      </w:pPr>
      <w:r>
        <w:t xml:space="preserve">As entidades incluídas na </w:t>
      </w:r>
      <w:r w:rsidR="00EF1611">
        <w:fldChar w:fldCharType="begin"/>
      </w:r>
      <w:r w:rsidR="00EF1611">
        <w:instrText xml:space="preserve"> REF _Ref511853097 \h </w:instrText>
      </w:r>
      <w:r w:rsidR="00EF1611">
        <w:fldChar w:fldCharType="separate"/>
      </w:r>
      <w:r w:rsidR="0065317A">
        <w:t xml:space="preserve">Figura </w:t>
      </w:r>
      <w:r w:rsidR="0065317A">
        <w:rPr>
          <w:noProof/>
        </w:rPr>
        <w:t>12</w:t>
      </w:r>
      <w:r w:rsidR="00EF1611">
        <w:fldChar w:fldCharType="end"/>
      </w:r>
      <w:r>
        <w:t xml:space="preserve"> são:</w:t>
      </w:r>
    </w:p>
    <w:p w:rsidR="00626836" w:rsidRDefault="00626836" w:rsidP="00626836">
      <w:pPr>
        <w:pStyle w:val="PargrafodaLista"/>
        <w:numPr>
          <w:ilvl w:val="0"/>
          <w:numId w:val="10"/>
        </w:numPr>
      </w:pPr>
      <w:r>
        <w:t>Client, nesta entidade é possível incluir informações dos clientes da PS Tec, que podem iniciar projetos com a PS Tec</w:t>
      </w:r>
      <w:ins w:id="519" w:author="Rui" w:date="2018-04-22T18:39:00Z">
        <w:r w:rsidR="004B3FAD">
          <w:t>,</w:t>
        </w:r>
      </w:ins>
      <w:r>
        <w:t xml:space="preserve"> </w:t>
      </w:r>
    </w:p>
    <w:p w:rsidR="00626836" w:rsidRDefault="00626836" w:rsidP="00626836">
      <w:pPr>
        <w:pStyle w:val="PargrafodaLista"/>
        <w:numPr>
          <w:ilvl w:val="0"/>
          <w:numId w:val="10"/>
        </w:numPr>
      </w:pPr>
      <w:r>
        <w:t>Project, projetos a serem realizados pela PS Tec, por estes projetos é possível estabelecer vagas para candidatos</w:t>
      </w:r>
      <w:ins w:id="520" w:author="Rui" w:date="2018-04-22T18:39:00Z">
        <w:r w:rsidR="004B3FAD">
          <w:t>,</w:t>
        </w:r>
      </w:ins>
    </w:p>
    <w:p w:rsidR="00626836" w:rsidRDefault="00626836" w:rsidP="00626836">
      <w:pPr>
        <w:pStyle w:val="PargrafodaLista"/>
        <w:numPr>
          <w:ilvl w:val="1"/>
          <w:numId w:val="10"/>
        </w:numPr>
      </w:pPr>
      <w:r>
        <w:t>Nota: um projeto não</w:t>
      </w:r>
      <w:r w:rsidR="003E7AE0">
        <w:t xml:space="preserve"> tem de incluir um cliente, podendo ser completamente interno</w:t>
      </w:r>
      <w:ins w:id="521" w:author="Rui" w:date="2018-04-22T18:39:00Z">
        <w:r w:rsidR="004B3FAD">
          <w:t>.</w:t>
        </w:r>
      </w:ins>
    </w:p>
    <w:p w:rsidR="003E7AE0" w:rsidRDefault="003E7AE0" w:rsidP="003E7AE0">
      <w:pPr>
        <w:pStyle w:val="PargrafodaLista"/>
        <w:numPr>
          <w:ilvl w:val="0"/>
          <w:numId w:val="10"/>
        </w:numPr>
      </w:pPr>
      <w:r>
        <w:t xml:space="preserve">ProjectClient, </w:t>
      </w:r>
      <w:r w:rsidR="00494B24">
        <w:t>com esta entidade é possível associar vários clientes a um projeto, e claro um cliente a vários projetos</w:t>
      </w:r>
      <w:ins w:id="522" w:author="Rui" w:date="2018-04-22T18:39:00Z">
        <w:r w:rsidR="004B3FAD">
          <w:t>,</w:t>
        </w:r>
      </w:ins>
      <w:r w:rsidR="00494B24">
        <w:t xml:space="preserve"> </w:t>
      </w:r>
    </w:p>
    <w:p w:rsidR="00F2364A" w:rsidRDefault="00F2364A" w:rsidP="003E7AE0">
      <w:pPr>
        <w:pStyle w:val="PargrafodaLista"/>
        <w:numPr>
          <w:ilvl w:val="0"/>
          <w:numId w:val="10"/>
        </w:numPr>
      </w:pPr>
      <w:r>
        <w:t xml:space="preserve">ProjectResponsible, cada cliente a participar no projeto pode incluir um ou mais responsáveis a que informações dos candidatos escolhidos para vagas </w:t>
      </w:r>
      <w:r>
        <w:lastRenderedPageBreak/>
        <w:t>serão enviados, para que os mesmo</w:t>
      </w:r>
      <w:ins w:id="523" w:author="Rui" w:date="2018-04-22T18:39:00Z">
        <w:r w:rsidR="004B3FAD">
          <w:t>s</w:t>
        </w:r>
      </w:ins>
      <w:r>
        <w:t xml:space="preserve"> possam decidir quem deve continuar no processo de entrevista, as instancias desta entidade representam tal responsável e por isso são associados diretamente a ProjectClient</w:t>
      </w:r>
      <w:ins w:id="524" w:author="Rui" w:date="2018-04-22T18:40:00Z">
        <w:r w:rsidR="004B3FAD">
          <w:t>,</w:t>
        </w:r>
      </w:ins>
    </w:p>
    <w:p w:rsidR="001609BF" w:rsidRDefault="001609BF" w:rsidP="003E7AE0">
      <w:pPr>
        <w:pStyle w:val="PargrafodaLista"/>
        <w:numPr>
          <w:ilvl w:val="0"/>
          <w:numId w:val="10"/>
        </w:numPr>
      </w:pPr>
      <w:r>
        <w:t>JobTitle, um cargo geral e regular na área da tecnologia</w:t>
      </w:r>
      <w:ins w:id="525" w:author="Rui" w:date="2018-04-22T18:40:00Z">
        <w:r w:rsidR="004B3FAD">
          <w:t>,</w:t>
        </w:r>
      </w:ins>
    </w:p>
    <w:p w:rsidR="001609BF" w:rsidRDefault="001609BF" w:rsidP="001609BF">
      <w:pPr>
        <w:pStyle w:val="PargrafodaLista"/>
        <w:numPr>
          <w:ilvl w:val="1"/>
          <w:numId w:val="10"/>
        </w:numPr>
      </w:pPr>
      <w:r>
        <w:t xml:space="preserve">Nota: inclui </w:t>
      </w:r>
      <w:r>
        <w:rPr>
          <w:rStyle w:val="shorttext"/>
        </w:rPr>
        <w:t>desenvolvedor, analisador, consultor, designer e manager</w:t>
      </w:r>
      <w:ins w:id="526" w:author="Rui" w:date="2018-04-22T18:40:00Z">
        <w:r w:rsidR="004B3FAD">
          <w:rPr>
            <w:rStyle w:val="shorttext"/>
          </w:rPr>
          <w:t>.</w:t>
        </w:r>
      </w:ins>
    </w:p>
    <w:p w:rsidR="00F2364A" w:rsidRDefault="00F2364A" w:rsidP="00F2364A">
      <w:pPr>
        <w:pStyle w:val="PargrafodaLista"/>
        <w:numPr>
          <w:ilvl w:val="0"/>
          <w:numId w:val="10"/>
        </w:numPr>
      </w:pPr>
      <w:r>
        <w:t>Vacancy, as vagas a preencher em si, podem ou não ser associadas a projetos e por isso podem ser utilizadas para representar vagas internas ou para projeto para clientes</w:t>
      </w:r>
      <w:ins w:id="527" w:author="Rui" w:date="2018-04-22T18:40:00Z">
        <w:r w:rsidR="004B3FAD">
          <w:t>,</w:t>
        </w:r>
      </w:ins>
    </w:p>
    <w:p w:rsidR="001609BF" w:rsidRDefault="001609BF" w:rsidP="001609BF">
      <w:pPr>
        <w:pStyle w:val="PargrafodaLista"/>
        <w:numPr>
          <w:ilvl w:val="1"/>
          <w:numId w:val="10"/>
        </w:numPr>
      </w:pPr>
      <w:r>
        <w:t>Nota: cada vaga faz reverencia a uma instancia de JobTitle, para representar o cargo que a vaga procura ocupar</w:t>
      </w:r>
      <w:ins w:id="528" w:author="Rui" w:date="2018-04-22T18:40:00Z">
        <w:r w:rsidR="004B3FAD">
          <w:t>.</w:t>
        </w:r>
      </w:ins>
    </w:p>
    <w:p w:rsidR="001609BF" w:rsidRDefault="00D57649" w:rsidP="00F2364A">
      <w:pPr>
        <w:pStyle w:val="PargrafodaLista"/>
        <w:numPr>
          <w:ilvl w:val="0"/>
          <w:numId w:val="10"/>
        </w:numPr>
      </w:pPr>
      <w:r>
        <w:t>VacancyTool, com esta entidade é possível associar varias ferramentas reconhecidas pela aplicação a uma vaga, ferramentas cujo conhecimento pode ser visto como essencial para preencher a vaga</w:t>
      </w:r>
      <w:ins w:id="529" w:author="Rui" w:date="2018-04-22T18:40:00Z">
        <w:r w:rsidR="004B3FAD">
          <w:t>,</w:t>
        </w:r>
      </w:ins>
    </w:p>
    <w:p w:rsidR="00D57649" w:rsidRDefault="00C95B26" w:rsidP="00F2364A">
      <w:pPr>
        <w:pStyle w:val="PargrafodaLista"/>
        <w:numPr>
          <w:ilvl w:val="0"/>
          <w:numId w:val="10"/>
        </w:numPr>
      </w:pPr>
      <w:r>
        <w:t>VacancyLanguage, cada instancia desta entidade demonstra uma linguagem, reconhecida pela aplicação, cujo o conhecimento é visto como indispensável para preencher uma vaga</w:t>
      </w:r>
      <w:ins w:id="530" w:author="Rui" w:date="2018-04-22T18:40:00Z">
        <w:r w:rsidR="004B3FAD">
          <w:t>,</w:t>
        </w:r>
      </w:ins>
    </w:p>
    <w:p w:rsidR="00A22634" w:rsidRDefault="00A22634" w:rsidP="00F2364A">
      <w:pPr>
        <w:pStyle w:val="PargrafodaLista"/>
        <w:numPr>
          <w:ilvl w:val="0"/>
          <w:numId w:val="10"/>
        </w:numPr>
      </w:pPr>
      <w:r>
        <w:t>VacancyStep, cada vaga deve incluir um conjunto de passos do processo de entrevista, tais passos são representados por instancias desta entidade</w:t>
      </w:r>
      <w:ins w:id="531" w:author="Rui" w:date="2018-04-22T18:40:00Z">
        <w:r w:rsidR="004B3FAD">
          <w:t>,</w:t>
        </w:r>
      </w:ins>
    </w:p>
    <w:p w:rsidR="00A41BD7" w:rsidRDefault="00A41BD7" w:rsidP="00F2364A">
      <w:pPr>
        <w:pStyle w:val="PargrafodaLista"/>
        <w:numPr>
          <w:ilvl w:val="0"/>
          <w:numId w:val="10"/>
        </w:numPr>
      </w:pPr>
      <w:r>
        <w:t>StepType, tipo de passo do processo de entrevista, serve principalmente para saber como a aplicação deve ser tratada no passo em que ocorre</w:t>
      </w:r>
      <w:ins w:id="532" w:author="Rui" w:date="2018-04-22T18:40:00Z">
        <w:r w:rsidR="004B3FAD">
          <w:t>,</w:t>
        </w:r>
      </w:ins>
    </w:p>
    <w:p w:rsidR="00A41BD7" w:rsidRDefault="00A41BD7" w:rsidP="00A41BD7">
      <w:pPr>
        <w:pStyle w:val="PargrafodaLista"/>
        <w:numPr>
          <w:ilvl w:val="1"/>
          <w:numId w:val="10"/>
        </w:numPr>
      </w:pPr>
      <w:r>
        <w:t>Nota: existem cinco possíveis passos:</w:t>
      </w:r>
    </w:p>
    <w:p w:rsidR="00A41BD7" w:rsidRDefault="00A41BD7" w:rsidP="00A41BD7">
      <w:pPr>
        <w:pStyle w:val="PargrafodaLista"/>
        <w:numPr>
          <w:ilvl w:val="2"/>
          <w:numId w:val="10"/>
        </w:numPr>
      </w:pPr>
      <w:r>
        <w:t>Consideration, passo inicial de qualquer processo (existe sempre por omissão), dem</w:t>
      </w:r>
      <w:r w:rsidR="003B4F53">
        <w:t>onstra que o candidato esta a ser considerado para o processo</w:t>
      </w:r>
      <w:ins w:id="533" w:author="Rui" w:date="2018-04-22T18:41:00Z">
        <w:r w:rsidR="004B3FAD">
          <w:t>,</w:t>
        </w:r>
      </w:ins>
      <w:del w:id="534" w:author="Rui" w:date="2018-04-22T18:41:00Z">
        <w:r w:rsidR="003B4F53" w:rsidDel="004B3FAD">
          <w:delText xml:space="preserve"> </w:delText>
        </w:r>
      </w:del>
    </w:p>
    <w:p w:rsidR="003B4F53" w:rsidRDefault="003B4F53" w:rsidP="00A41BD7">
      <w:pPr>
        <w:pStyle w:val="PargrafodaLista"/>
        <w:numPr>
          <w:ilvl w:val="2"/>
          <w:numId w:val="10"/>
        </w:numPr>
      </w:pPr>
      <w:r>
        <w:t>General Interview, uma entrevista geral para estabelecer as motivações do candidato. Apesar desta poder aparecer em vários passos a aplicação considera entrevistas gerais que já ocorreram no passado para preencher passos futuros, assim um candidato só terá de realizar uma entrevista geral</w:t>
      </w:r>
      <w:ins w:id="535" w:author="Rui" w:date="2018-04-22T18:41:00Z">
        <w:r w:rsidR="004B3FAD">
          <w:t>,</w:t>
        </w:r>
      </w:ins>
    </w:p>
    <w:p w:rsidR="005D6C5B" w:rsidRDefault="00E01A44" w:rsidP="00A41BD7">
      <w:pPr>
        <w:pStyle w:val="PargrafodaLista"/>
        <w:numPr>
          <w:ilvl w:val="2"/>
          <w:numId w:val="10"/>
        </w:numPr>
      </w:pPr>
      <w:r>
        <w:t>Technicial Interview, entrevista técnica em que o candidato devera demonstra a sua capacidade com as tecnologias importantes para a vaga a que aplica</w:t>
      </w:r>
      <w:ins w:id="536" w:author="Rui" w:date="2018-04-22T18:41:00Z">
        <w:r w:rsidR="004B3FAD">
          <w:t>,</w:t>
        </w:r>
      </w:ins>
    </w:p>
    <w:p w:rsidR="00E01A44" w:rsidRDefault="00E01A44" w:rsidP="00A41BD7">
      <w:pPr>
        <w:pStyle w:val="PargrafodaLista"/>
        <w:numPr>
          <w:ilvl w:val="2"/>
          <w:numId w:val="10"/>
        </w:numPr>
      </w:pPr>
      <w:r>
        <w:t>Orientation, orientação fornecida para entrevista a acontecer com o cliente</w:t>
      </w:r>
      <w:ins w:id="537" w:author="Rui" w:date="2018-04-22T18:41:00Z">
        <w:r w:rsidR="004B3FAD">
          <w:t>,</w:t>
        </w:r>
      </w:ins>
    </w:p>
    <w:p w:rsidR="00E01A44" w:rsidRDefault="00E01A44" w:rsidP="00A41BD7">
      <w:pPr>
        <w:pStyle w:val="PargrafodaLista"/>
        <w:numPr>
          <w:ilvl w:val="2"/>
          <w:numId w:val="10"/>
        </w:numPr>
      </w:pPr>
      <w:r>
        <w:lastRenderedPageBreak/>
        <w:t>Client Interview, entrevista com o cliente do projeto, a que a vaga esta associada</w:t>
      </w:r>
      <w:del w:id="538" w:author="Rui" w:date="2018-04-22T18:41:00Z">
        <w:r w:rsidDel="004B3FAD">
          <w:delText>.</w:delText>
        </w:r>
      </w:del>
      <w:ins w:id="539" w:author="Rui" w:date="2018-04-22T18:41:00Z">
        <w:r w:rsidR="004B3FAD">
          <w:t>,</w:t>
        </w:r>
      </w:ins>
    </w:p>
    <w:p w:rsidR="00E01A44" w:rsidRDefault="00E01A44" w:rsidP="00A41BD7">
      <w:pPr>
        <w:pStyle w:val="PargrafodaLista"/>
        <w:numPr>
          <w:ilvl w:val="2"/>
          <w:numId w:val="10"/>
        </w:numPr>
      </w:pPr>
      <w:r>
        <w:t xml:space="preserve">Contract, passo final de qualquer processo (é incluindo por omissão), representa a contratação em si do candidato para </w:t>
      </w:r>
      <w:r w:rsidR="00385F9A">
        <w:t>preencher</w:t>
      </w:r>
      <w:r>
        <w:t xml:space="preserve"> a vaga</w:t>
      </w:r>
      <w:ins w:id="540" w:author="Rui" w:date="2018-04-22T18:41:00Z">
        <w:r w:rsidR="004B3FAD">
          <w:t>.</w:t>
        </w:r>
      </w:ins>
    </w:p>
    <w:p w:rsidR="00FD7E00" w:rsidRDefault="00FD7E00" w:rsidP="00FD7E00">
      <w:pPr>
        <w:pStyle w:val="PargrafodaLista"/>
        <w:numPr>
          <w:ilvl w:val="0"/>
          <w:numId w:val="10"/>
        </w:numPr>
      </w:pPr>
      <w:r>
        <w:t>Form, sendo que um passo no processo de entrevista pode ser uma entrevista em si, o mesmo pode, não obrigatoriamente referir um Form, que em si é um formulário para uma entrevista</w:t>
      </w:r>
      <w:ins w:id="541" w:author="Rui" w:date="2018-04-22T18:41:00Z">
        <w:r w:rsidR="004B3FAD">
          <w:t>,</w:t>
        </w:r>
      </w:ins>
      <w:r>
        <w:t xml:space="preserve">   </w:t>
      </w:r>
    </w:p>
    <w:p w:rsidR="00AC2804" w:rsidRDefault="003E25BD" w:rsidP="00AC2804">
      <w:pPr>
        <w:pStyle w:val="PargrafodaLista"/>
        <w:numPr>
          <w:ilvl w:val="0"/>
          <w:numId w:val="10"/>
        </w:numPr>
      </w:pPr>
      <w:r>
        <w:t xml:space="preserve">Application, quando uma vaga é criada qualquer candidato da aplicação pode-se aplicar </w:t>
      </w:r>
      <w:del w:id="542" w:author="Rui" w:date="2018-04-22T18:42:00Z">
        <w:r w:rsidDel="004B3FAD">
          <w:delText>a</w:delText>
        </w:r>
      </w:del>
      <w:ins w:id="543" w:author="Rui" w:date="2018-04-22T18:42:00Z">
        <w:r w:rsidR="004B3FAD">
          <w:t>à</w:t>
        </w:r>
      </w:ins>
      <w:r>
        <w:t xml:space="preserve"> mesma, tal aplicação a vaga é representada por uma instancia desta entidade</w:t>
      </w:r>
      <w:ins w:id="544" w:author="Rui" w:date="2018-04-22T18:41:00Z">
        <w:r w:rsidR="004B3FAD">
          <w:t>,</w:t>
        </w:r>
      </w:ins>
    </w:p>
    <w:p w:rsidR="003E25BD" w:rsidRDefault="003E25BD" w:rsidP="00FD7E00">
      <w:pPr>
        <w:pStyle w:val="PargrafodaLista"/>
        <w:numPr>
          <w:ilvl w:val="0"/>
          <w:numId w:val="10"/>
        </w:numPr>
      </w:pPr>
      <w:r>
        <w:t>ApplicationStep, como uma vaga, Vacancy, pode ser composta por vários passos, uma aplicação a uma vaga ocorrer</w:t>
      </w:r>
      <w:ins w:id="545" w:author="Rui" w:date="2018-04-22T18:42:00Z">
        <w:r w:rsidR="004B3FAD">
          <w:t>á</w:t>
        </w:r>
      </w:ins>
      <w:del w:id="546" w:author="Rui" w:date="2018-04-22T18:42:00Z">
        <w:r w:rsidDel="004B3FAD">
          <w:delText>a</w:delText>
        </w:r>
      </w:del>
      <w:r>
        <w:t xml:space="preserve"> em vários passos, tais passos são representados por esta entidade</w:t>
      </w:r>
      <w:ins w:id="547" w:author="Rui" w:date="2018-04-22T18:42:00Z">
        <w:r w:rsidR="004B3FAD">
          <w:t>,</w:t>
        </w:r>
      </w:ins>
    </w:p>
    <w:p w:rsidR="00AC2804" w:rsidRDefault="00AC2804" w:rsidP="00FD7E00">
      <w:pPr>
        <w:pStyle w:val="PargrafodaLista"/>
        <w:numPr>
          <w:ilvl w:val="0"/>
          <w:numId w:val="10"/>
        </w:numPr>
      </w:pPr>
      <w:r>
        <w:t xml:space="preserve">StepState, esta entidade estabelece os </w:t>
      </w:r>
      <w:r w:rsidR="00780215">
        <w:t>três</w:t>
      </w:r>
      <w:r>
        <w:t xml:space="preserve"> estados que uma ApplicationStep pode assumir</w:t>
      </w:r>
      <w:ins w:id="548" w:author="Rui" w:date="2018-04-22T18:42:00Z">
        <w:r w:rsidR="004B3FAD">
          <w:t>,</w:t>
        </w:r>
      </w:ins>
    </w:p>
    <w:p w:rsidR="00AC2804" w:rsidRDefault="00AC2804" w:rsidP="00AC2804">
      <w:pPr>
        <w:pStyle w:val="PargrafodaLista"/>
        <w:numPr>
          <w:ilvl w:val="1"/>
          <w:numId w:val="10"/>
        </w:numPr>
      </w:pPr>
      <w:r>
        <w:t>Nota: tais passos são:</w:t>
      </w:r>
    </w:p>
    <w:p w:rsidR="00AC2804" w:rsidRDefault="00780215" w:rsidP="00AC2804">
      <w:pPr>
        <w:pStyle w:val="PargrafodaLista"/>
        <w:numPr>
          <w:ilvl w:val="2"/>
          <w:numId w:val="10"/>
        </w:numPr>
      </w:pPr>
      <w:r>
        <w:t>ToSchedule, o evento associado ao passo ainda não f</w:t>
      </w:r>
      <w:ins w:id="549" w:author="Rui" w:date="2018-04-22T18:42:00Z">
        <w:r w:rsidR="004B3FAD">
          <w:t>o</w:t>
        </w:r>
      </w:ins>
      <w:del w:id="550" w:author="Rui" w:date="2018-04-22T18:42:00Z">
        <w:r w:rsidDel="004B3FAD">
          <w:delText>u</w:delText>
        </w:r>
      </w:del>
      <w:r>
        <w:t>i marcado</w:t>
      </w:r>
      <w:ins w:id="551" w:author="Rui" w:date="2018-04-22T18:42:00Z">
        <w:r w:rsidR="004B3FAD">
          <w:t>,</w:t>
        </w:r>
      </w:ins>
    </w:p>
    <w:p w:rsidR="00780215" w:rsidRDefault="00780215" w:rsidP="00AC2804">
      <w:pPr>
        <w:pStyle w:val="PargrafodaLista"/>
        <w:numPr>
          <w:ilvl w:val="2"/>
          <w:numId w:val="10"/>
        </w:numPr>
      </w:pPr>
      <w:r>
        <w:t xml:space="preserve">Scheduled, o passo já inclui um evento associado que ainda não </w:t>
      </w:r>
      <w:del w:id="552" w:author="Rui" w:date="2018-04-22T18:43:00Z">
        <w:r w:rsidDel="004B3FAD">
          <w:delText xml:space="preserve">fui </w:delText>
        </w:r>
      </w:del>
      <w:ins w:id="553" w:author="Rui" w:date="2018-04-22T18:43:00Z">
        <w:r w:rsidR="004B3FAD">
          <w:t xml:space="preserve">foi </w:t>
        </w:r>
      </w:ins>
      <w:r>
        <w:t>realizado</w:t>
      </w:r>
      <w:ins w:id="554" w:author="Rui" w:date="2018-04-22T18:42:00Z">
        <w:r w:rsidR="004B3FAD">
          <w:t>,</w:t>
        </w:r>
      </w:ins>
    </w:p>
    <w:p w:rsidR="00780215" w:rsidRDefault="00780215" w:rsidP="00AC2804">
      <w:pPr>
        <w:pStyle w:val="PargrafodaLista"/>
        <w:numPr>
          <w:ilvl w:val="2"/>
          <w:numId w:val="10"/>
        </w:numPr>
      </w:pPr>
      <w:r>
        <w:t>ToProcess, estado que representa que o passo já terminou e que no momento a situação do candidato esta a ser considerada, a aplicação pode ser terminada ou continuada (para o próximo passo)</w:t>
      </w:r>
      <w:del w:id="555" w:author="Rui" w:date="2018-04-22T18:42:00Z">
        <w:r w:rsidDel="004B3FAD">
          <w:delText xml:space="preserve"> </w:delText>
        </w:r>
      </w:del>
      <w:ins w:id="556" w:author="Rui" w:date="2018-04-22T18:42:00Z">
        <w:r w:rsidR="004B3FAD">
          <w:t>,</w:t>
        </w:r>
      </w:ins>
    </w:p>
    <w:p w:rsidR="008638D9" w:rsidRDefault="008638D9" w:rsidP="00FD7E00">
      <w:pPr>
        <w:pStyle w:val="PargrafodaLista"/>
        <w:numPr>
          <w:ilvl w:val="0"/>
          <w:numId w:val="10"/>
        </w:numPr>
      </w:pPr>
      <w:r>
        <w:t>Interview, uma entrevista que tenha ocorrido</w:t>
      </w:r>
      <w:r w:rsidR="00B20380">
        <w:t>/ ainda para ocorrer</w:t>
      </w:r>
      <w:r>
        <w:t xml:space="preserve"> </w:t>
      </w:r>
      <w:r w:rsidR="00B20380">
        <w:t>com</w:t>
      </w:r>
      <w:r>
        <w:t xml:space="preserve"> um utilizador, </w:t>
      </w:r>
      <w:r w:rsidR="00B20380">
        <w:t xml:space="preserve">que refere. Possivelmente </w:t>
      </w:r>
      <w:r>
        <w:t>devido a um passo duma aplicação que também refere</w:t>
      </w:r>
      <w:r w:rsidR="0094371B">
        <w:t>. Também refere um Form, o formulário utilizado da entrevista</w:t>
      </w:r>
      <w:ins w:id="557" w:author="Rui" w:date="2018-04-22T18:43:00Z">
        <w:r w:rsidR="004B3FAD">
          <w:t>.</w:t>
        </w:r>
      </w:ins>
    </w:p>
    <w:p w:rsidR="005F6980" w:rsidRDefault="005F6980" w:rsidP="005F6980">
      <w:pPr>
        <w:ind w:firstLine="708"/>
      </w:pPr>
      <w:r>
        <w:t>Como f</w:t>
      </w:r>
      <w:del w:id="558" w:author="Rui" w:date="2018-04-22T18:43:00Z">
        <w:r w:rsidDel="004B3FAD">
          <w:delText>u</w:delText>
        </w:r>
      </w:del>
      <w:ins w:id="559" w:author="Rui" w:date="2018-04-22T18:43:00Z">
        <w:r w:rsidR="004B3FAD">
          <w:t>o</w:t>
        </w:r>
      </w:ins>
      <w:r>
        <w:t>i verificado é associado a Vacancy v</w:t>
      </w:r>
      <w:ins w:id="560" w:author="Rui" w:date="2018-04-22T18:46:00Z">
        <w:r w:rsidR="004B3FAD">
          <w:t>á</w:t>
        </w:r>
      </w:ins>
      <w:del w:id="561" w:author="Rui" w:date="2018-04-22T18:46:00Z">
        <w:r w:rsidDel="004B3FAD">
          <w:delText>a</w:delText>
        </w:r>
      </w:del>
      <w:r>
        <w:t>rias outras entidades de informação, JobTitle, VacancyTool e VacancyLanguage, estas entidades não só demonstra</w:t>
      </w:r>
      <w:ins w:id="562" w:author="Rui" w:date="2018-04-22T18:46:00Z">
        <w:r w:rsidR="004B3FAD">
          <w:t>m</w:t>
        </w:r>
      </w:ins>
      <w:r>
        <w:t xml:space="preserve"> informações </w:t>
      </w:r>
      <w:del w:id="563" w:author="Rui" w:date="2018-04-22T18:46:00Z">
        <w:r w:rsidDel="004B3FAD">
          <w:delText>essências</w:delText>
        </w:r>
      </w:del>
      <w:ins w:id="564" w:author="Rui" w:date="2018-04-22T18:46:00Z">
        <w:r w:rsidR="004B3FAD">
          <w:t>essenciais</w:t>
        </w:r>
      </w:ins>
      <w:r>
        <w:t xml:space="preserve"> da vaga, capacidades necessárias, como também serve para pesquisas de vagas pelos candidatos.</w:t>
      </w:r>
    </w:p>
    <w:p w:rsidR="005F6980" w:rsidRDefault="005F6980" w:rsidP="005F6980">
      <w:pPr>
        <w:ind w:firstLine="708"/>
      </w:pPr>
      <w:r>
        <w:t>Na pesquisa o cargo de trabalho, JobTitle, é o fator principal de pesquisa, segui</w:t>
      </w:r>
      <w:del w:id="565" w:author="Rui" w:date="2018-04-22T18:47:00Z">
        <w:r w:rsidDel="004B3FAD">
          <w:delText>n</w:delText>
        </w:r>
      </w:del>
      <w:r>
        <w:t>do das ferramentas, VacancyTool, e por ultimo linguagens, VacancyLanguage. Por isso vagas são escolhidas em função do cargo, destas só as vagas com, pelo menos</w:t>
      </w:r>
      <w:ins w:id="566" w:author="Rui" w:date="2018-04-22T18:47:00Z">
        <w:r w:rsidR="004B3FAD">
          <w:t>,</w:t>
        </w:r>
      </w:ins>
      <w:r>
        <w:t xml:space="preserve"> uma ferramenta escolhida, são utilizadas e destas só as vagas com pelo menos uma </w:t>
      </w:r>
      <w:r w:rsidR="001609BF">
        <w:t>linguagem</w:t>
      </w:r>
      <w:r>
        <w:t xml:space="preserve"> escolhida.</w:t>
      </w:r>
    </w:p>
    <w:p w:rsidR="00A41BD7" w:rsidRDefault="00A41BD7" w:rsidP="005F6980">
      <w:pPr>
        <w:ind w:firstLine="708"/>
      </w:pPr>
      <w:r>
        <w:lastRenderedPageBreak/>
        <w:t xml:space="preserve">Deve ser notado que a entidade StepType inclui informação geral do passo que é utilizada para esclarecer o candidato do que pode esperar no passo em que participa atualmente. </w:t>
      </w:r>
    </w:p>
    <w:p w:rsidR="00F06E9E" w:rsidRDefault="0094371B" w:rsidP="005F6980">
      <w:pPr>
        <w:ind w:firstLine="708"/>
      </w:pPr>
      <w:r>
        <w:t xml:space="preserve">Algo a notar é que uma entrevista refere um candidato e é referida por uma ApplicationStep. Apesar da segunda poder tornar a primeira redundante (sendo que sé uma Interview é referida por uma ApplicationStep, a mesma refere uma Application que em si refere um User), a primeira é necessária. </w:t>
      </w:r>
    </w:p>
    <w:p w:rsidR="0094371B" w:rsidRDefault="0094371B" w:rsidP="005F6980">
      <w:pPr>
        <w:ind w:firstLine="708"/>
      </w:pPr>
      <w:r>
        <w:t>Tal deve-se ao facto que uma ApplicationStep pode</w:t>
      </w:r>
      <w:ins w:id="567" w:author="Rui" w:date="2018-04-22T18:48:00Z">
        <w:r w:rsidR="007C40A0">
          <w:t>r</w:t>
        </w:r>
      </w:ins>
      <w:r>
        <w:t xml:space="preserve"> ser </w:t>
      </w:r>
      <w:del w:id="568" w:author="Rui" w:date="2018-04-22T18:48:00Z">
        <w:r w:rsidDel="007C40A0">
          <w:delText>destruída da</w:delText>
        </w:r>
      </w:del>
      <w:ins w:id="569" w:author="Rui" w:date="2018-04-22T18:48:00Z">
        <w:r w:rsidR="007C40A0">
          <w:t>apagada da</w:t>
        </w:r>
      </w:ins>
      <w:r>
        <w:t xml:space="preserve"> base de dados (pela sua destruição própria, pela destruição da Application ou pela destruição da Vacancy), mas uma Interview não deve ser, assim a mesma pode ser utilizada para outros processos de entrevista. Esta situação também ocorre com a referência ao Form, sendo que pela ApplicationStep </w:t>
      </w:r>
      <w:del w:id="570" w:author="Rui" w:date="2018-04-22T18:48:00Z">
        <w:r w:rsidDel="007C40A0">
          <w:delText xml:space="preserve">e </w:delText>
        </w:r>
      </w:del>
      <w:ins w:id="571" w:author="Rui" w:date="2018-04-22T18:48:00Z">
        <w:r w:rsidR="007C40A0">
          <w:t xml:space="preserve">é </w:t>
        </w:r>
      </w:ins>
      <w:r>
        <w:t>possível obter a VacancyStep e por essa o Form</w:t>
      </w:r>
    </w:p>
    <w:p w:rsidR="00121D66" w:rsidRDefault="00121D66" w:rsidP="003B310E">
      <w:pPr>
        <w:pStyle w:val="Cabealho3"/>
        <w:numPr>
          <w:ilvl w:val="2"/>
          <w:numId w:val="37"/>
        </w:numPr>
      </w:pPr>
      <w:bookmarkStart w:id="572" w:name="_Ref512098073"/>
      <w:bookmarkStart w:id="573" w:name="_Ref512098137"/>
      <w:bookmarkStart w:id="574" w:name="_Toc512102638"/>
      <w:r>
        <w:t>Event</w:t>
      </w:r>
      <w:bookmarkEnd w:id="572"/>
      <w:r w:rsidR="00603EF8">
        <w:t>os</w:t>
      </w:r>
      <w:bookmarkEnd w:id="573"/>
      <w:bookmarkEnd w:id="574"/>
    </w:p>
    <w:p w:rsidR="00121D66" w:rsidRDefault="00716CA8" w:rsidP="005053E8">
      <w:pPr>
        <w:ind w:firstLine="360"/>
      </w:pPr>
      <w:r>
        <w:t xml:space="preserve">Neste componente </w:t>
      </w:r>
      <w:r w:rsidR="005053E8">
        <w:t xml:space="preserve">do modelo EA </w:t>
      </w:r>
      <w:del w:id="575" w:author="Rui" w:date="2018-04-22T18:48:00Z">
        <w:r w:rsidR="005053E8" w:rsidDel="007C40A0">
          <w:delText xml:space="preserve">é </w:delText>
        </w:r>
      </w:del>
      <w:ins w:id="576" w:author="Rui" w:date="2018-04-22T18:48:00Z">
        <w:r w:rsidR="007C40A0">
          <w:t xml:space="preserve">são </w:t>
        </w:r>
      </w:ins>
      <w:del w:id="577" w:author="Rui" w:date="2018-04-22T18:49:00Z">
        <w:r w:rsidR="005053E8" w:rsidDel="007C40A0">
          <w:delText xml:space="preserve">demonstrado </w:delText>
        </w:r>
      </w:del>
      <w:ins w:id="578" w:author="Rui" w:date="2018-04-22T18:49:00Z">
        <w:r w:rsidR="007C40A0">
          <w:t xml:space="preserve">demonstradas </w:t>
        </w:r>
      </w:ins>
      <w:r w:rsidR="005053E8">
        <w:t>as entidades relacionadas com eventos como também uma continuação das entidades Interview e Form.</w:t>
      </w:r>
    </w:p>
    <w:p w:rsidR="005053E8" w:rsidRDefault="00EF1611" w:rsidP="005053E8">
      <w:pPr>
        <w:ind w:firstLine="360"/>
      </w:pPr>
      <w:r>
        <w:rPr>
          <w:noProof/>
        </w:rPr>
        <mc:AlternateContent>
          <mc:Choice Requires="wps">
            <w:drawing>
              <wp:anchor distT="0" distB="0" distL="114300" distR="114300" simplePos="0" relativeHeight="251662336" behindDoc="0" locked="0" layoutInCell="1" allowOverlap="1" wp14:anchorId="0EDBAFF3" wp14:editId="1CF9C97B">
                <wp:simplePos x="0" y="0"/>
                <wp:positionH relativeFrom="column">
                  <wp:posOffset>-746760</wp:posOffset>
                </wp:positionH>
                <wp:positionV relativeFrom="paragraph">
                  <wp:posOffset>3027680</wp:posOffset>
                </wp:positionV>
                <wp:extent cx="6882130" cy="171450"/>
                <wp:effectExtent l="0" t="0" r="0" b="0"/>
                <wp:wrapTopAndBottom/>
                <wp:docPr id="30" name="Caixa de texto 30"/>
                <wp:cNvGraphicFramePr/>
                <a:graphic xmlns:a="http://schemas.openxmlformats.org/drawingml/2006/main">
                  <a:graphicData uri="http://schemas.microsoft.com/office/word/2010/wordprocessingShape">
                    <wps:wsp>
                      <wps:cNvSpPr txBox="1"/>
                      <wps:spPr>
                        <a:xfrm>
                          <a:off x="0" y="0"/>
                          <a:ext cx="6882130" cy="171450"/>
                        </a:xfrm>
                        <a:prstGeom prst="rect">
                          <a:avLst/>
                        </a:prstGeom>
                        <a:solidFill>
                          <a:prstClr val="white"/>
                        </a:solidFill>
                        <a:ln>
                          <a:noFill/>
                        </a:ln>
                      </wps:spPr>
                      <wps:txbx>
                        <w:txbxContent>
                          <w:p w:rsidR="00D967F9" w:rsidRPr="00F44B22" w:rsidRDefault="00D967F9" w:rsidP="00EF1611">
                            <w:pPr>
                              <w:pStyle w:val="Legenda"/>
                              <w:rPr>
                                <w:noProof/>
                              </w:rPr>
                            </w:pPr>
                            <w:bookmarkStart w:id="579" w:name="_Ref511853179"/>
                            <w:bookmarkStart w:id="580" w:name="_Toc512108136"/>
                            <w:r>
                              <w:t xml:space="preserve">Figura </w:t>
                            </w:r>
                            <w:r w:rsidR="000D6232">
                              <w:fldChar w:fldCharType="begin"/>
                            </w:r>
                            <w:r w:rsidR="000D6232">
                              <w:instrText xml:space="preserve"> SEQ Figura \* ARABIC </w:instrText>
                            </w:r>
                            <w:r w:rsidR="000D6232">
                              <w:fldChar w:fldCharType="separate"/>
                            </w:r>
                            <w:r>
                              <w:rPr>
                                <w:noProof/>
                              </w:rPr>
                              <w:t>13</w:t>
                            </w:r>
                            <w:r w:rsidR="000D6232">
                              <w:rPr>
                                <w:noProof/>
                              </w:rPr>
                              <w:fldChar w:fldCharType="end"/>
                            </w:r>
                            <w:bookmarkEnd w:id="579"/>
                            <w:r>
                              <w:t xml:space="preserve"> - Modelo EA, Eventos</w:t>
                            </w:r>
                            <w:bookmarkEnd w:id="5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DBAFF3" id="Caixa de texto 30" o:spid="_x0000_s1028" type="#_x0000_t202" style="position:absolute;left:0;text-align:left;margin-left:-58.8pt;margin-top:238.4pt;width:541.9pt;height:1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" stroked="f">
                <v:textbox inset="0,0,0,0">
                  <w:txbxContent>
                    <w:p w:rsidR="00D967F9" w:rsidRPr="00F44B22" w:rsidRDefault="00D967F9" w:rsidP="00EF1611">
                      <w:pPr>
                        <w:pStyle w:val="Legenda"/>
                        <w:rPr>
                          <w:noProof/>
                        </w:rPr>
                      </w:pPr>
                      <w:bookmarkStart w:id="581" w:name="_Ref511853179"/>
                      <w:bookmarkStart w:id="582" w:name="_Toc512108136"/>
                      <w:r>
                        <w:t xml:space="preserve">Figura </w:t>
                      </w:r>
                      <w:r w:rsidR="000D6232">
                        <w:fldChar w:fldCharType="begin"/>
                      </w:r>
                      <w:r w:rsidR="000D6232">
                        <w:instrText xml:space="preserve"> SEQ Figura \* ARABIC </w:instrText>
                      </w:r>
                      <w:r w:rsidR="000D6232">
                        <w:fldChar w:fldCharType="separate"/>
                      </w:r>
                      <w:r>
                        <w:rPr>
                          <w:noProof/>
                        </w:rPr>
                        <w:t>13</w:t>
                      </w:r>
                      <w:r w:rsidR="000D6232">
                        <w:rPr>
                          <w:noProof/>
                        </w:rPr>
                        <w:fldChar w:fldCharType="end"/>
                      </w:r>
                      <w:bookmarkEnd w:id="581"/>
                      <w:r>
                        <w:t xml:space="preserve"> - Modelo EA, Eventos</w:t>
                      </w:r>
                      <w:bookmarkEnd w:id="582"/>
                    </w:p>
                  </w:txbxContent>
                </v:textbox>
                <w10:wrap type="topAndBottom"/>
              </v:shape>
            </w:pict>
          </mc:Fallback>
        </mc:AlternateContent>
      </w:r>
      <w:r>
        <w:rPr>
          <w:noProof/>
        </w:rPr>
        <w:drawing>
          <wp:anchor distT="0" distB="0" distL="114300" distR="114300" simplePos="0" relativeHeight="251657216" behindDoc="0" locked="0" layoutInCell="1" allowOverlap="1">
            <wp:simplePos x="0" y="0"/>
            <wp:positionH relativeFrom="column">
              <wp:posOffset>-746760</wp:posOffset>
            </wp:positionH>
            <wp:positionV relativeFrom="paragraph">
              <wp:posOffset>283845</wp:posOffset>
            </wp:positionV>
            <wp:extent cx="6882130" cy="2714625"/>
            <wp:effectExtent l="0" t="0" r="0" b="9525"/>
            <wp:wrapTopAndBottom/>
            <wp:docPr id="9" name="Imagem 9" descr="C:\Users\Diogo\AppData\Local\Microsoft\Windows\INetCache\Content.Word\ModeleEA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eEAEv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213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3E8">
        <w:t xml:space="preserve">Estas entidades podem ser verificadas na </w:t>
      </w:r>
      <w:r>
        <w:fldChar w:fldCharType="begin"/>
      </w:r>
      <w:r>
        <w:instrText xml:space="preserve"> REF _Ref511853179 \h </w:instrText>
      </w:r>
      <w:r>
        <w:fldChar w:fldCharType="separate"/>
      </w:r>
      <w:r w:rsidR="0065317A">
        <w:t xml:space="preserve">Figura </w:t>
      </w:r>
      <w:r w:rsidR="0065317A">
        <w:rPr>
          <w:noProof/>
        </w:rPr>
        <w:t>13</w:t>
      </w:r>
      <w:r>
        <w:fldChar w:fldCharType="end"/>
      </w:r>
      <w:r w:rsidR="005053E8">
        <w:t xml:space="preserve"> que se segue.</w:t>
      </w:r>
    </w:p>
    <w:p w:rsidR="00517E3F" w:rsidRDefault="003A784A" w:rsidP="00EF1611">
      <w:r>
        <w:tab/>
        <w:t xml:space="preserve">Na </w:t>
      </w:r>
      <w:r w:rsidR="00EF1611">
        <w:fldChar w:fldCharType="begin"/>
      </w:r>
      <w:r w:rsidR="00EF1611">
        <w:instrText xml:space="preserve"> REF _Ref511853179 \h </w:instrText>
      </w:r>
      <w:r w:rsidR="00EF1611">
        <w:fldChar w:fldCharType="separate"/>
      </w:r>
      <w:r w:rsidR="0065317A">
        <w:t xml:space="preserve">Figura </w:t>
      </w:r>
      <w:r w:rsidR="0065317A">
        <w:rPr>
          <w:noProof/>
        </w:rPr>
        <w:t>13</w:t>
      </w:r>
      <w:r w:rsidR="00EF1611">
        <w:fldChar w:fldCharType="end"/>
      </w:r>
      <w:r w:rsidR="00EF1611">
        <w:t xml:space="preserve"> </w:t>
      </w:r>
      <w:r>
        <w:t>pode ser verificado as seguintes entidades:</w:t>
      </w:r>
    </w:p>
    <w:p w:rsidR="003A784A" w:rsidRDefault="003A784A" w:rsidP="003A784A">
      <w:pPr>
        <w:pStyle w:val="PargrafodaLista"/>
        <w:numPr>
          <w:ilvl w:val="0"/>
          <w:numId w:val="11"/>
        </w:numPr>
      </w:pPr>
      <w:r>
        <w:t xml:space="preserve">Event, esta entidade representa os vários eventos que podem ocorrer que envolvam pelo menos um </w:t>
      </w:r>
      <w:r w:rsidR="00517E3F">
        <w:t>colaborador</w:t>
      </w:r>
      <w:r w:rsidR="008F3C35">
        <w:t>, que refere</w:t>
      </w:r>
      <w:ins w:id="583" w:author="Rui" w:date="2018-04-22T18:49:00Z">
        <w:r w:rsidR="007C40A0">
          <w:t>,</w:t>
        </w:r>
      </w:ins>
      <w:r w:rsidR="008F3C35">
        <w:t xml:space="preserve"> </w:t>
      </w:r>
    </w:p>
    <w:p w:rsidR="00517E3F" w:rsidRDefault="00517E3F" w:rsidP="003A784A">
      <w:pPr>
        <w:pStyle w:val="PargrafodaLista"/>
        <w:numPr>
          <w:ilvl w:val="0"/>
          <w:numId w:val="11"/>
        </w:numPr>
      </w:pPr>
      <w:r>
        <w:t>EventType, por esta entidade, que é referida por Event, é possível estabelecer que tipo de evento</w:t>
      </w:r>
      <w:ins w:id="584" w:author="Rui" w:date="2018-04-22T18:49:00Z">
        <w:r w:rsidR="007C40A0">
          <w:t>,</w:t>
        </w:r>
      </w:ins>
      <w:r>
        <w:t xml:space="preserve"> </w:t>
      </w:r>
    </w:p>
    <w:p w:rsidR="00517E3F" w:rsidRDefault="00517E3F" w:rsidP="00517E3F">
      <w:pPr>
        <w:pStyle w:val="PargrafodaLista"/>
        <w:numPr>
          <w:ilvl w:val="1"/>
          <w:numId w:val="11"/>
        </w:numPr>
      </w:pPr>
      <w:r>
        <w:t>Nota: existe três tipos de eventos:</w:t>
      </w:r>
    </w:p>
    <w:p w:rsidR="00517E3F" w:rsidRDefault="00517E3F" w:rsidP="00517E3F">
      <w:pPr>
        <w:pStyle w:val="PargrafodaLista"/>
        <w:numPr>
          <w:ilvl w:val="2"/>
          <w:numId w:val="11"/>
        </w:numPr>
      </w:pPr>
      <w:r>
        <w:t>External, evento externos que envolve um só colaborador, mas que ocorre durante dia e horário do trabalho e por isso deve ser considerado</w:t>
      </w:r>
      <w:ins w:id="585" w:author="Rui" w:date="2018-04-22T18:49:00Z">
        <w:r w:rsidR="007C40A0">
          <w:t>,</w:t>
        </w:r>
      </w:ins>
    </w:p>
    <w:p w:rsidR="00517E3F" w:rsidRDefault="00517E3F" w:rsidP="00517E3F">
      <w:pPr>
        <w:pStyle w:val="PargrafodaLista"/>
        <w:numPr>
          <w:ilvl w:val="2"/>
          <w:numId w:val="11"/>
        </w:numPr>
      </w:pPr>
      <w:r>
        <w:lastRenderedPageBreak/>
        <w:t>Group, evento de grupo que envolve mais que um colaborador</w:t>
      </w:r>
      <w:ins w:id="586" w:author="Rui" w:date="2018-04-22T18:49:00Z">
        <w:r w:rsidR="007C40A0">
          <w:t>,</w:t>
        </w:r>
      </w:ins>
    </w:p>
    <w:p w:rsidR="00517E3F" w:rsidRDefault="00517E3F" w:rsidP="00517E3F">
      <w:pPr>
        <w:pStyle w:val="PargrafodaLista"/>
        <w:numPr>
          <w:ilvl w:val="2"/>
          <w:numId w:val="11"/>
        </w:numPr>
      </w:pPr>
      <w:r>
        <w:t>Interview, entrevista em si entre colaborar e candidato</w:t>
      </w:r>
      <w:ins w:id="587" w:author="Rui" w:date="2018-04-22T18:49:00Z">
        <w:r w:rsidR="007C40A0">
          <w:t>.</w:t>
        </w:r>
      </w:ins>
    </w:p>
    <w:p w:rsidR="008F3C35" w:rsidRDefault="008F3C35" w:rsidP="005053E8">
      <w:pPr>
        <w:pStyle w:val="PargrafodaLista"/>
        <w:numPr>
          <w:ilvl w:val="0"/>
          <w:numId w:val="10"/>
        </w:numPr>
      </w:pPr>
      <w:r>
        <w:t xml:space="preserve">EventGroup, </w:t>
      </w:r>
      <w:r w:rsidR="00B20380">
        <w:t>grupo de colaboradores para um evento em grupo</w:t>
      </w:r>
      <w:ins w:id="588" w:author="Rui" w:date="2018-04-22T18:49:00Z">
        <w:r w:rsidR="007C40A0">
          <w:t>,</w:t>
        </w:r>
      </w:ins>
    </w:p>
    <w:p w:rsidR="00B20380" w:rsidRDefault="00B20380" w:rsidP="005053E8">
      <w:pPr>
        <w:pStyle w:val="PargrafodaLista"/>
        <w:numPr>
          <w:ilvl w:val="0"/>
          <w:numId w:val="10"/>
        </w:numPr>
      </w:pPr>
      <w:r>
        <w:t>EventGroupMember, membro individual de um grupo, para um evento</w:t>
      </w:r>
      <w:ins w:id="589" w:author="Rui" w:date="2018-04-22T18:49:00Z">
        <w:r w:rsidR="007C40A0">
          <w:t>,</w:t>
        </w:r>
      </w:ins>
    </w:p>
    <w:p w:rsidR="00A308A6" w:rsidRDefault="00A308A6" w:rsidP="00A308A6">
      <w:pPr>
        <w:pStyle w:val="PargrafodaLista"/>
        <w:numPr>
          <w:ilvl w:val="0"/>
          <w:numId w:val="10"/>
        </w:numPr>
      </w:pPr>
      <w:r>
        <w:t>Form, formulário para uma entrevista</w:t>
      </w:r>
      <w:ins w:id="590" w:author="Rui" w:date="2018-04-22T18:49:00Z">
        <w:r w:rsidR="007C40A0">
          <w:t>,</w:t>
        </w:r>
      </w:ins>
      <w:r>
        <w:t xml:space="preserve">   </w:t>
      </w:r>
    </w:p>
    <w:p w:rsidR="00B20380" w:rsidRDefault="00A308A6" w:rsidP="005053E8">
      <w:pPr>
        <w:pStyle w:val="PargrafodaLista"/>
        <w:numPr>
          <w:ilvl w:val="0"/>
          <w:numId w:val="10"/>
        </w:numPr>
      </w:pPr>
      <w:r>
        <w:t>Interview, uma entrevista que tenha ocorrido/ ainda para ocorrer com um utilizador, que refere. Deve referir o formulário utilizado</w:t>
      </w:r>
      <w:ins w:id="591" w:author="Rui" w:date="2018-04-22T18:50:00Z">
        <w:r w:rsidR="007C40A0">
          <w:t>,</w:t>
        </w:r>
      </w:ins>
    </w:p>
    <w:p w:rsidR="00A308A6" w:rsidRDefault="00A308A6" w:rsidP="00A308A6">
      <w:pPr>
        <w:pStyle w:val="PargrafodaLista"/>
        <w:numPr>
          <w:ilvl w:val="1"/>
          <w:numId w:val="10"/>
        </w:numPr>
      </w:pPr>
      <w:r>
        <w:t>Nota: uma entrevista pode ser estabelecida sem um formulário, nesse caso a entrevista é informal</w:t>
      </w:r>
      <w:ins w:id="592" w:author="Rui" w:date="2018-04-22T18:50:00Z">
        <w:r w:rsidR="007C40A0">
          <w:t>.</w:t>
        </w:r>
      </w:ins>
    </w:p>
    <w:p w:rsidR="005053E8" w:rsidRPr="00121D66" w:rsidRDefault="005053E8" w:rsidP="005053E8">
      <w:pPr>
        <w:pStyle w:val="PargrafodaLista"/>
        <w:numPr>
          <w:ilvl w:val="0"/>
          <w:numId w:val="10"/>
        </w:numPr>
      </w:pPr>
      <w:r>
        <w:t>FormQuestion, cada instancia desta entidade corresponde a uma questão de um formulário da Form</w:t>
      </w:r>
      <w:ins w:id="593" w:author="Rui" w:date="2018-04-22T18:50:00Z">
        <w:r w:rsidR="007C40A0">
          <w:t>,</w:t>
        </w:r>
      </w:ins>
    </w:p>
    <w:p w:rsidR="005053E8" w:rsidRDefault="005053E8" w:rsidP="005053E8">
      <w:pPr>
        <w:pStyle w:val="PargrafodaLista"/>
        <w:numPr>
          <w:ilvl w:val="0"/>
          <w:numId w:val="10"/>
        </w:numPr>
      </w:pPr>
      <w:r>
        <w:t xml:space="preserve">InterviewAnswer, na mesma forma que um formulário (Form) é composto por </w:t>
      </w:r>
      <w:del w:id="594" w:author="Rui" w:date="2018-04-22T18:50:00Z">
        <w:r w:rsidDel="007C40A0">
          <w:delText xml:space="preserve">varias </w:delText>
        </w:r>
      </w:del>
      <w:ins w:id="595" w:author="Rui" w:date="2018-04-22T18:50:00Z">
        <w:r w:rsidR="007C40A0">
          <w:t xml:space="preserve">várias </w:t>
        </w:r>
      </w:ins>
      <w:r>
        <w:t xml:space="preserve">questões (FormQuestions), uma entrevista (Interview) é  composta </w:t>
      </w:r>
      <w:del w:id="596" w:author="Rui" w:date="2018-04-22T18:50:00Z">
        <w:r w:rsidDel="007C40A0">
          <w:delText xml:space="preserve">por </w:delText>
        </w:r>
      </w:del>
      <w:ins w:id="597" w:author="Rui" w:date="2018-04-22T18:50:00Z">
        <w:r w:rsidR="007C40A0">
          <w:t xml:space="preserve">pelas </w:t>
        </w:r>
      </w:ins>
      <w:del w:id="598" w:author="Rui" w:date="2018-04-22T18:50:00Z">
        <w:r w:rsidDel="007C40A0">
          <w:delText xml:space="preserve">varais </w:delText>
        </w:r>
      </w:del>
      <w:ins w:id="599" w:author="Rui" w:date="2018-04-22T18:50:00Z">
        <w:r w:rsidR="007C40A0">
          <w:t xml:space="preserve">várias </w:t>
        </w:r>
      </w:ins>
      <w:r>
        <w:t xml:space="preserve">respostas </w:t>
      </w:r>
      <w:del w:id="600" w:author="Rui" w:date="2018-04-22T18:50:00Z">
        <w:r w:rsidDel="007C40A0">
          <w:delText xml:space="preserve">as </w:delText>
        </w:r>
      </w:del>
      <w:ins w:id="601" w:author="Rui" w:date="2018-04-22T18:50:00Z">
        <w:r w:rsidR="007C40A0">
          <w:t xml:space="preserve">às </w:t>
        </w:r>
      </w:ins>
      <w:r>
        <w:t>questões, sendo estas representadas por instancias desta entidade.</w:t>
      </w:r>
    </w:p>
    <w:p w:rsidR="005053E8" w:rsidRDefault="005053E8" w:rsidP="005053E8">
      <w:pPr>
        <w:ind w:firstLine="708"/>
      </w:pPr>
      <w:r>
        <w:t>Outro fator a notar é a existência de uma dependência algo que circular na entidade InterviewAnwser, sendo que a mesma refere uma Inteview e uma FormQuestion, com as duas referindo Form.</w:t>
      </w:r>
    </w:p>
    <w:p w:rsidR="00121D66" w:rsidRDefault="005053E8" w:rsidP="00A308A6">
      <w:pPr>
        <w:ind w:firstLine="708"/>
      </w:pPr>
      <w:r>
        <w:t>Mas as duas refe</w:t>
      </w:r>
      <w:ins w:id="602" w:author="Rui" w:date="2018-04-22T18:51:00Z">
        <w:r w:rsidR="007C40A0">
          <w:t>ren</w:t>
        </w:r>
      </w:ins>
      <w:r>
        <w:t>cias são necessárias para</w:t>
      </w:r>
      <w:ins w:id="603" w:author="Rui" w:date="2018-04-22T18:51:00Z">
        <w:r w:rsidR="007C40A0">
          <w:t>,</w:t>
        </w:r>
      </w:ins>
      <w:r>
        <w:t xml:space="preserve"> </w:t>
      </w:r>
      <w:del w:id="604" w:author="Rui" w:date="2018-04-22T18:51:00Z">
        <w:r w:rsidDel="007C40A0">
          <w:delText xml:space="preserve">num </w:delText>
        </w:r>
      </w:del>
      <w:ins w:id="605" w:author="Rui" w:date="2018-04-22T18:51:00Z">
        <w:r w:rsidR="007C40A0">
          <w:t xml:space="preserve">por um </w:t>
        </w:r>
      </w:ins>
      <w:r>
        <w:t>lado</w:t>
      </w:r>
      <w:ins w:id="606" w:author="Rui" w:date="2018-04-22T18:51:00Z">
        <w:r w:rsidR="007C40A0">
          <w:t>,</w:t>
        </w:r>
      </w:ins>
      <w:r>
        <w:t xml:space="preserve"> facilitar o </w:t>
      </w:r>
      <w:del w:id="607" w:author="Rui" w:date="2018-04-22T18:51:00Z">
        <w:r w:rsidDel="007C40A0">
          <w:delText xml:space="preserve">ajuntar </w:delText>
        </w:r>
      </w:del>
      <w:ins w:id="608" w:author="Rui" w:date="2018-04-22T18:51:00Z">
        <w:r w:rsidR="007C40A0">
          <w:t xml:space="preserve">agregamento </w:t>
        </w:r>
      </w:ins>
      <w:r>
        <w:t>da questão com a resposta (a re</w:t>
      </w:r>
      <w:ins w:id="609" w:author="Rui" w:date="2018-04-22T18:51:00Z">
        <w:r w:rsidR="007C40A0">
          <w:t>f</w:t>
        </w:r>
      </w:ins>
      <w:del w:id="610" w:author="Rui" w:date="2018-04-22T18:51:00Z">
        <w:r w:rsidDel="007C40A0">
          <w:delText>v</w:delText>
        </w:r>
      </w:del>
      <w:r>
        <w:t>erencia que InterviewAnwser tem com FormQuestion)</w:t>
      </w:r>
      <w:ins w:id="611" w:author="Rui" w:date="2018-04-22T18:52:00Z">
        <w:r w:rsidR="007C40A0">
          <w:t>,</w:t>
        </w:r>
      </w:ins>
      <w:r>
        <w:t xml:space="preserve"> e </w:t>
      </w:r>
      <w:del w:id="612" w:author="Rui" w:date="2018-04-22T18:51:00Z">
        <w:r w:rsidDel="007C40A0">
          <w:delText xml:space="preserve">noutro </w:delText>
        </w:r>
      </w:del>
      <w:ins w:id="613" w:author="Rui" w:date="2018-04-22T18:51:00Z">
        <w:r w:rsidR="007C40A0">
          <w:t xml:space="preserve">por outro </w:t>
        </w:r>
      </w:ins>
      <w:r>
        <w:t>lado</w:t>
      </w:r>
      <w:ins w:id="614" w:author="Rui" w:date="2018-04-22T18:52:00Z">
        <w:r w:rsidR="007C40A0">
          <w:t>,</w:t>
        </w:r>
      </w:ins>
      <w:r>
        <w:t xml:space="preserve"> </w:t>
      </w:r>
      <w:del w:id="615" w:author="Rui" w:date="2018-04-22T18:52:00Z">
        <w:r w:rsidDel="007C40A0">
          <w:delText xml:space="preserve">para </w:delText>
        </w:r>
      </w:del>
      <w:r>
        <w:t>garantir que entrevistas não iniciadas (e por isso sem nehuma InterviewAnwser associada) possa</w:t>
      </w:r>
      <w:ins w:id="616" w:author="Rui" w:date="2018-04-22T18:52:00Z">
        <w:r w:rsidR="007C40A0">
          <w:t>m</w:t>
        </w:r>
      </w:ins>
      <w:r>
        <w:t xml:space="preserve"> obter o </w:t>
      </w:r>
      <w:r w:rsidR="00A308A6">
        <w:t>seu formulário mais facilmente.</w:t>
      </w:r>
    </w:p>
    <w:p w:rsidR="005B0964" w:rsidRDefault="00A308A6" w:rsidP="003B310E">
      <w:pPr>
        <w:pStyle w:val="Cabealho2"/>
        <w:numPr>
          <w:ilvl w:val="1"/>
          <w:numId w:val="37"/>
        </w:numPr>
      </w:pPr>
      <w:bookmarkStart w:id="617" w:name="_Ref512098183"/>
      <w:bookmarkStart w:id="618" w:name="_Toc512102639"/>
      <w:r>
        <w:t>Wireframes</w:t>
      </w:r>
      <w:bookmarkEnd w:id="617"/>
      <w:bookmarkEnd w:id="618"/>
    </w:p>
    <w:p w:rsidR="005B0964" w:rsidRDefault="00A308A6" w:rsidP="001B54D5">
      <w:r>
        <w:t xml:space="preserve">Para esta secção será verificado algumas </w:t>
      </w:r>
      <w:r w:rsidRPr="007C40A0">
        <w:rPr>
          <w:i/>
          <w:rPrChange w:id="619" w:author="Rui" w:date="2018-04-22T18:52:00Z">
            <w:rPr/>
          </w:rPrChange>
        </w:rPr>
        <w:t>frames</w:t>
      </w:r>
      <w:r>
        <w:t xml:space="preserve"> para </w:t>
      </w:r>
      <w:del w:id="620" w:author="Rui" w:date="2018-04-22T19:05:00Z">
        <w:r w:rsidDel="00673FD1">
          <w:delText>pagina</w:delText>
        </w:r>
      </w:del>
      <w:ins w:id="621" w:author="Rui" w:date="2018-04-22T19:05:00Z">
        <w:r w:rsidR="00673FD1">
          <w:t>página</w:t>
        </w:r>
      </w:ins>
      <w:r>
        <w:t>s importantes, com algumas sendo únicas na aplicação e outr</w:t>
      </w:r>
      <w:r w:rsidR="00BF033A">
        <w:t>o</w:t>
      </w:r>
      <w:r>
        <w:t xml:space="preserve">s exemplos </w:t>
      </w:r>
      <w:r w:rsidR="00BF033A">
        <w:t>que demonstram o formato habitual de v</w:t>
      </w:r>
      <w:ins w:id="622" w:author="Rui" w:date="2018-04-22T18:52:00Z">
        <w:r w:rsidR="007C40A0">
          <w:t>á</w:t>
        </w:r>
      </w:ins>
      <w:del w:id="623" w:author="Rui" w:date="2018-04-22T18:52:00Z">
        <w:r w:rsidR="00BF033A" w:rsidDel="007C40A0">
          <w:delText>a</w:delText>
        </w:r>
      </w:del>
      <w:r w:rsidR="00BF033A">
        <w:t xml:space="preserve">rias </w:t>
      </w:r>
      <w:del w:id="624" w:author="Rui" w:date="2018-04-22T19:05:00Z">
        <w:r w:rsidR="00BF033A" w:rsidDel="00673FD1">
          <w:delText>pagina</w:delText>
        </w:r>
      </w:del>
      <w:ins w:id="625" w:author="Rui" w:date="2018-04-22T19:05:00Z">
        <w:r w:rsidR="00673FD1">
          <w:t>página</w:t>
        </w:r>
      </w:ins>
      <w:r w:rsidR="00BF033A">
        <w:t>s.</w:t>
      </w:r>
    </w:p>
    <w:p w:rsidR="00BF033A" w:rsidRDefault="00BF033A" w:rsidP="001B54D5">
      <w:r>
        <w:tab/>
        <w:t xml:space="preserve">Também serão utilizados estes exemplos para demonstrar alguns dos elementos mais comuns da aplicação, tanto </w:t>
      </w:r>
      <w:r w:rsidRPr="007C40A0">
        <w:rPr>
          <w:i/>
          <w:rPrChange w:id="626" w:author="Rui" w:date="2018-04-22T18:52:00Z">
            <w:rPr/>
          </w:rPrChange>
        </w:rPr>
        <w:t>widge</w:t>
      </w:r>
      <w:ins w:id="627" w:author="Rui" w:date="2018-04-22T18:52:00Z">
        <w:r w:rsidR="007C40A0" w:rsidRPr="007C40A0">
          <w:rPr>
            <w:i/>
            <w:rPrChange w:id="628" w:author="Rui" w:date="2018-04-22T18:52:00Z">
              <w:rPr/>
            </w:rPrChange>
          </w:rPr>
          <w:t>t</w:t>
        </w:r>
      </w:ins>
      <w:r w:rsidRPr="007C40A0">
        <w:rPr>
          <w:i/>
          <w:rPrChange w:id="629" w:author="Rui" w:date="2018-04-22T18:52:00Z">
            <w:rPr/>
          </w:rPrChange>
        </w:rPr>
        <w:t>s</w:t>
      </w:r>
      <w:r>
        <w:t xml:space="preserve"> (</w:t>
      </w:r>
      <w:r w:rsidRPr="007C40A0">
        <w:rPr>
          <w:i/>
          <w:rPrChange w:id="630" w:author="Rui" w:date="2018-04-22T18:52:00Z">
            <w:rPr/>
          </w:rPrChange>
        </w:rPr>
        <w:t>rich</w:t>
      </w:r>
      <w:r>
        <w:t xml:space="preserve"> e normais) estabelecidos pela Outsystems como também elementos mais estruturados especificamente para a aplicação.</w:t>
      </w:r>
    </w:p>
    <w:p w:rsidR="00730AFE" w:rsidRDefault="006645D7" w:rsidP="001B54D5">
      <w:r>
        <w:tab/>
        <w:t xml:space="preserve">Os elementos mais comuns da aplicação são o </w:t>
      </w:r>
      <w:r w:rsidRPr="007C40A0">
        <w:rPr>
          <w:i/>
          <w:rPrChange w:id="631" w:author="Rui" w:date="2018-04-22T18:53:00Z">
            <w:rPr/>
          </w:rPrChange>
        </w:rPr>
        <w:t>header</w:t>
      </w:r>
      <w:r>
        <w:t xml:space="preserve"> e o menu de utilizador, que aparecem sempre no topo da </w:t>
      </w:r>
      <w:del w:id="632" w:author="Rui" w:date="2018-04-22T19:05:00Z">
        <w:r w:rsidDel="00673FD1">
          <w:delText>pagina</w:delText>
        </w:r>
      </w:del>
      <w:ins w:id="633" w:author="Rui" w:date="2018-04-22T19:05:00Z">
        <w:r w:rsidR="00673FD1">
          <w:t>página</w:t>
        </w:r>
      </w:ins>
      <w:r>
        <w:t xml:space="preserve">s, como se pode ver na </w:t>
      </w:r>
      <w:r w:rsidR="003911DB">
        <w:fldChar w:fldCharType="begin"/>
      </w:r>
      <w:r w:rsidR="003911DB">
        <w:instrText xml:space="preserve"> REF _Ref511853469 \h </w:instrText>
      </w:r>
      <w:r w:rsidR="003911DB">
        <w:fldChar w:fldCharType="separate"/>
      </w:r>
      <w:r w:rsidR="0065317A">
        <w:t xml:space="preserve">Figura </w:t>
      </w:r>
      <w:r w:rsidR="0065317A">
        <w:rPr>
          <w:noProof/>
        </w:rPr>
        <w:t>14</w:t>
      </w:r>
      <w:r w:rsidR="003911DB">
        <w:fldChar w:fldCharType="end"/>
      </w:r>
      <w:r>
        <w:t xml:space="preserve">, onde é verificada a </w:t>
      </w:r>
      <w:del w:id="634" w:author="Rui" w:date="2018-04-22T19:05:00Z">
        <w:r w:rsidDel="00673FD1">
          <w:delText>pagina</w:delText>
        </w:r>
      </w:del>
      <w:ins w:id="635" w:author="Rui" w:date="2018-04-22T19:05:00Z">
        <w:r w:rsidR="00673FD1">
          <w:t>página</w:t>
        </w:r>
      </w:ins>
      <w:r>
        <w:t xml:space="preserve"> inicial da aplicação</w:t>
      </w:r>
      <w:r w:rsidR="007A6E08">
        <w:t xml:space="preserve">, acompanhada pela </w:t>
      </w:r>
      <w:r w:rsidR="003911DB">
        <w:fldChar w:fldCharType="begin"/>
      </w:r>
      <w:r w:rsidR="003911DB">
        <w:instrText xml:space="preserve"> REF _Ref511853515 \h </w:instrText>
      </w:r>
      <w:r w:rsidR="003911DB">
        <w:fldChar w:fldCharType="separate"/>
      </w:r>
      <w:r w:rsidR="0065317A">
        <w:t xml:space="preserve">Figura </w:t>
      </w:r>
      <w:r w:rsidR="0065317A">
        <w:rPr>
          <w:noProof/>
        </w:rPr>
        <w:t>15</w:t>
      </w:r>
      <w:r w:rsidR="003911DB">
        <w:fldChar w:fldCharType="end"/>
      </w:r>
      <w:r w:rsidR="00D76CCA">
        <w:t xml:space="preserve"> onde é demonstrado os dois possíveis menus de utilizador.</w:t>
      </w:r>
    </w:p>
    <w:p w:rsidR="003911DB" w:rsidRDefault="006F4FEB" w:rsidP="003911DB">
      <w:pPr>
        <w:keepNext/>
        <w:jc w:val="center"/>
      </w:pPr>
      <w:r>
        <w:rPr>
          <w:noProof/>
        </w:rPr>
        <w:lastRenderedPageBreak/>
        <w:drawing>
          <wp:inline distT="0" distB="0" distL="0" distR="0">
            <wp:extent cx="5400040" cy="4091569"/>
            <wp:effectExtent l="0" t="0" r="0" b="4445"/>
            <wp:docPr id="12" name="Imagem 12" descr="C:\Users\Diogo\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HomeP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091569"/>
                    </a:xfrm>
                    <a:prstGeom prst="rect">
                      <a:avLst/>
                    </a:prstGeom>
                    <a:noFill/>
                    <a:ln>
                      <a:noFill/>
                    </a:ln>
                  </pic:spPr>
                </pic:pic>
              </a:graphicData>
            </a:graphic>
          </wp:inline>
        </w:drawing>
      </w:r>
    </w:p>
    <w:p w:rsidR="009C0F52" w:rsidRDefault="003911DB" w:rsidP="003911DB">
      <w:pPr>
        <w:pStyle w:val="Legenda"/>
      </w:pPr>
      <w:bookmarkStart w:id="636" w:name="_Ref511853469"/>
      <w:bookmarkStart w:id="637" w:name="_Toc512108137"/>
      <w:r>
        <w:t xml:space="preserve">Figura </w:t>
      </w:r>
      <w:r w:rsidR="000D6232">
        <w:fldChar w:fldCharType="begin"/>
      </w:r>
      <w:r w:rsidR="000D6232">
        <w:instrText xml:space="preserve"> SEQ Figura \* ARABIC </w:instrText>
      </w:r>
      <w:r w:rsidR="000D6232">
        <w:fldChar w:fldCharType="separate"/>
      </w:r>
      <w:r w:rsidR="0065317A">
        <w:rPr>
          <w:noProof/>
        </w:rPr>
        <w:t>14</w:t>
      </w:r>
      <w:r w:rsidR="000D6232">
        <w:rPr>
          <w:noProof/>
        </w:rPr>
        <w:fldChar w:fldCharType="end"/>
      </w:r>
      <w:bookmarkEnd w:id="636"/>
      <w:r>
        <w:t xml:space="preserve"> – Frames, Home Page</w:t>
      </w:r>
      <w:bookmarkEnd w:id="637"/>
    </w:p>
    <w:p w:rsidR="003911DB" w:rsidRDefault="006F4FEB" w:rsidP="003911DB">
      <w:pPr>
        <w:keepNext/>
      </w:pPr>
      <w:r>
        <w:rPr>
          <w:noProof/>
        </w:rPr>
        <w:drawing>
          <wp:inline distT="0" distB="0" distL="0" distR="0">
            <wp:extent cx="5400040" cy="2508452"/>
            <wp:effectExtent l="0" t="0" r="0" b="6350"/>
            <wp:docPr id="13" name="Imagem 13" descr="C:\Users\Diogo\AppData\Local\Microsoft\Windows\INetCache\Content.Word\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menu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508452"/>
                    </a:xfrm>
                    <a:prstGeom prst="rect">
                      <a:avLst/>
                    </a:prstGeom>
                    <a:noFill/>
                    <a:ln>
                      <a:noFill/>
                    </a:ln>
                  </pic:spPr>
                </pic:pic>
              </a:graphicData>
            </a:graphic>
          </wp:inline>
        </w:drawing>
      </w:r>
    </w:p>
    <w:p w:rsidR="009C0F52" w:rsidRDefault="003911DB" w:rsidP="003911DB">
      <w:pPr>
        <w:pStyle w:val="Legenda"/>
      </w:pPr>
      <w:bookmarkStart w:id="638" w:name="_Ref511853515"/>
      <w:bookmarkStart w:id="639" w:name="_Toc512108138"/>
      <w:r>
        <w:t xml:space="preserve">Figura </w:t>
      </w:r>
      <w:r w:rsidR="000D6232">
        <w:fldChar w:fldCharType="begin"/>
      </w:r>
      <w:r w:rsidR="000D6232">
        <w:instrText xml:space="preserve"> SEQ Figura \* ARABIC </w:instrText>
      </w:r>
      <w:r w:rsidR="000D6232">
        <w:fldChar w:fldCharType="separate"/>
      </w:r>
      <w:r w:rsidR="0065317A">
        <w:rPr>
          <w:noProof/>
        </w:rPr>
        <w:t>15</w:t>
      </w:r>
      <w:r w:rsidR="000D6232">
        <w:rPr>
          <w:noProof/>
        </w:rPr>
        <w:fldChar w:fldCharType="end"/>
      </w:r>
      <w:bookmarkEnd w:id="638"/>
      <w:r>
        <w:t xml:space="preserve"> - Frames, Header</w:t>
      </w:r>
      <w:bookmarkEnd w:id="639"/>
    </w:p>
    <w:p w:rsidR="00F66BC3" w:rsidRDefault="00A951A5" w:rsidP="001B54D5">
      <w:r>
        <w:tab/>
        <w:t xml:space="preserve">Começando com o </w:t>
      </w:r>
      <w:r w:rsidRPr="007C40A0">
        <w:rPr>
          <w:i/>
          <w:rPrChange w:id="640" w:author="Rui" w:date="2018-04-22T18:53:00Z">
            <w:rPr/>
          </w:rPrChange>
        </w:rPr>
        <w:t>header</w:t>
      </w:r>
      <w:r>
        <w:t xml:space="preserve"> o mesmo inclui sempre um </w:t>
      </w:r>
      <w:r w:rsidRPr="007C40A0">
        <w:rPr>
          <w:i/>
          <w:rPrChange w:id="641" w:author="Rui" w:date="2018-04-22T18:53:00Z">
            <w:rPr/>
          </w:rPrChange>
        </w:rPr>
        <w:t>link</w:t>
      </w:r>
      <w:r>
        <w:t xml:space="preserve"> para a Home Page (</w:t>
      </w:r>
      <w:r w:rsidR="00476903">
        <w:fldChar w:fldCharType="begin"/>
      </w:r>
      <w:r w:rsidR="00476903">
        <w:instrText xml:space="preserve"> REF _Ref511853469 \h </w:instrText>
      </w:r>
      <w:r w:rsidR="00476903">
        <w:fldChar w:fldCharType="separate"/>
      </w:r>
      <w:r w:rsidR="0065317A">
        <w:t xml:space="preserve">Figura </w:t>
      </w:r>
      <w:r w:rsidR="0065317A">
        <w:rPr>
          <w:noProof/>
        </w:rPr>
        <w:t>14</w:t>
      </w:r>
      <w:r w:rsidR="00476903">
        <w:fldChar w:fldCharType="end"/>
      </w:r>
      <w:r>
        <w:t xml:space="preserve">) a esquerda, mais a direita aparece ou um </w:t>
      </w:r>
      <w:r w:rsidRPr="007C40A0">
        <w:rPr>
          <w:i/>
          <w:rPrChange w:id="642" w:author="Rui" w:date="2018-04-22T18:53:00Z">
            <w:rPr/>
          </w:rPrChange>
        </w:rPr>
        <w:t>link</w:t>
      </w:r>
      <w:r>
        <w:t xml:space="preserve"> para a </w:t>
      </w:r>
      <w:del w:id="643" w:author="Rui" w:date="2018-04-22T19:05:00Z">
        <w:r w:rsidDel="00673FD1">
          <w:delText>pagina</w:delText>
        </w:r>
      </w:del>
      <w:ins w:id="644" w:author="Rui" w:date="2018-04-22T19:05:00Z">
        <w:r w:rsidR="00673FD1">
          <w:t>página</w:t>
        </w:r>
      </w:ins>
      <w:r>
        <w:t xml:space="preserve"> de </w:t>
      </w:r>
      <w:r w:rsidRPr="007C40A0">
        <w:rPr>
          <w:i/>
          <w:rPrChange w:id="645" w:author="Rui" w:date="2018-04-22T18:53:00Z">
            <w:rPr/>
          </w:rPrChange>
        </w:rPr>
        <w:t>login</w:t>
      </w:r>
      <w:r>
        <w:t xml:space="preserve"> ou a possibilidade de abrir um menu onde é possível aceder a </w:t>
      </w:r>
      <w:del w:id="646" w:author="Rui" w:date="2018-04-22T19:05:00Z">
        <w:r w:rsidDel="00673FD1">
          <w:delText>pagina</w:delText>
        </w:r>
      </w:del>
      <w:ins w:id="647" w:author="Rui" w:date="2018-04-22T19:05:00Z">
        <w:r w:rsidR="00673FD1">
          <w:t>página</w:t>
        </w:r>
      </w:ins>
      <w:r>
        <w:t xml:space="preserve"> de informação geral do utilizador, ou a </w:t>
      </w:r>
      <w:del w:id="648" w:author="Rui" w:date="2018-04-22T19:05:00Z">
        <w:r w:rsidDel="00673FD1">
          <w:delText>pagina</w:delText>
        </w:r>
      </w:del>
      <w:ins w:id="649" w:author="Rui" w:date="2018-04-22T19:05:00Z">
        <w:r w:rsidR="00673FD1">
          <w:t>página</w:t>
        </w:r>
      </w:ins>
      <w:r>
        <w:t xml:space="preserve"> de </w:t>
      </w:r>
      <w:r w:rsidRPr="007C40A0">
        <w:rPr>
          <w:i/>
          <w:rPrChange w:id="650" w:author="Rui" w:date="2018-04-22T18:53:00Z">
            <w:rPr/>
          </w:rPrChange>
        </w:rPr>
        <w:t>logout</w:t>
      </w:r>
      <w:r>
        <w:t xml:space="preserve">. A escolha </w:t>
      </w:r>
      <w:ins w:id="651" w:author="Rui" w:date="2018-04-22T18:53:00Z">
        <w:r w:rsidR="007C40A0">
          <w:t>d</w:t>
        </w:r>
      </w:ins>
      <w:r>
        <w:t>as duas possibilidades é feita em função do utilizador ser não registrado (primeira possibilidade) ou estar registrado (segunda possibilidade).</w:t>
      </w:r>
    </w:p>
    <w:p w:rsidR="00834E3F" w:rsidRDefault="00476903" w:rsidP="00834E3F">
      <w:r>
        <w:lastRenderedPageBreak/>
        <w:tab/>
        <w:t xml:space="preserve">Como se pode verificar, pela </w:t>
      </w:r>
      <w:r>
        <w:fldChar w:fldCharType="begin"/>
      </w:r>
      <w:r>
        <w:instrText xml:space="preserve"> REF _Ref511853515 \h </w:instrText>
      </w:r>
      <w:r>
        <w:fldChar w:fldCharType="separate"/>
      </w:r>
      <w:r w:rsidR="0065317A">
        <w:t xml:space="preserve">Figura </w:t>
      </w:r>
      <w:r w:rsidR="0065317A">
        <w:rPr>
          <w:noProof/>
        </w:rPr>
        <w:t>15</w:t>
      </w:r>
      <w:r>
        <w:fldChar w:fldCharType="end"/>
      </w:r>
      <w:r w:rsidR="00834E3F">
        <w:t>, existe</w:t>
      </w:r>
      <w:ins w:id="652" w:author="Rui" w:date="2018-04-22T18:54:00Z">
        <w:r w:rsidR="007C40A0">
          <w:t>m</w:t>
        </w:r>
      </w:ins>
      <w:r w:rsidR="00834E3F">
        <w:t xml:space="preserve"> dois menus diferentes, </w:t>
      </w:r>
      <w:del w:id="653" w:author="Rui" w:date="2018-04-22T18:57:00Z">
        <w:r w:rsidR="00834E3F" w:rsidDel="007C40A0">
          <w:delText xml:space="preserve">com </w:delText>
        </w:r>
      </w:del>
      <w:r w:rsidR="00834E3F">
        <w:t>o primeiro demonstra</w:t>
      </w:r>
      <w:del w:id="654" w:author="Rui" w:date="2018-04-22T18:54:00Z">
        <w:r w:rsidR="00834E3F" w:rsidDel="007C40A0">
          <w:delText>n</w:delText>
        </w:r>
      </w:del>
      <w:r w:rsidR="00834E3F">
        <w:t xml:space="preserve">do </w:t>
      </w:r>
      <w:del w:id="655" w:author="Rui" w:date="2018-04-22T18:57:00Z">
        <w:r w:rsidR="00834E3F" w:rsidDel="007C40A0">
          <w:delText xml:space="preserve">sendo </w:delText>
        </w:r>
      </w:del>
      <w:ins w:id="656" w:author="Rui" w:date="2018-04-22T18:57:00Z">
        <w:r w:rsidR="007C40A0">
          <w:t xml:space="preserve">é </w:t>
        </w:r>
      </w:ins>
      <w:r w:rsidR="00834E3F">
        <w:t xml:space="preserve">o menu de colaboradores e o segundo </w:t>
      </w:r>
      <w:ins w:id="657" w:author="Rui" w:date="2018-04-22T18:54:00Z">
        <w:r w:rsidR="007C40A0">
          <w:t xml:space="preserve">o </w:t>
        </w:r>
      </w:ins>
      <w:r w:rsidR="00834E3F">
        <w:t xml:space="preserve">de candidatos. Deve ser notado que os menus só aparecem para utilizadores já </w:t>
      </w:r>
      <w:r w:rsidR="00C135B9">
        <w:t>registrados</w:t>
      </w:r>
      <w:r w:rsidR="00834E3F">
        <w:t>.</w:t>
      </w:r>
    </w:p>
    <w:p w:rsidR="00C135B9" w:rsidRDefault="00C135B9" w:rsidP="00834E3F">
      <w:r>
        <w:tab/>
        <w:t>Originalmente os menus era</w:t>
      </w:r>
      <w:ins w:id="658" w:author="Rui" w:date="2018-04-22T18:57:00Z">
        <w:r w:rsidR="00673FD1">
          <w:t>m</w:t>
        </w:r>
      </w:ins>
      <w:r>
        <w:t xml:space="preserve"> mais simples</w:t>
      </w:r>
      <w:ins w:id="659" w:author="Rui" w:date="2018-04-22T18:58:00Z">
        <w:r w:rsidR="00673FD1">
          <w:t>,</w:t>
        </w:r>
      </w:ins>
      <w:r>
        <w:t xml:space="preserve"> mas também menus eficazes, sendo que nas primeiras versões eram compostos unicamente por botões que serviam de </w:t>
      </w:r>
      <w:r w:rsidRPr="00673FD1">
        <w:rPr>
          <w:i/>
          <w:rPrChange w:id="660" w:author="Rui" w:date="2018-04-22T18:58:00Z">
            <w:rPr/>
          </w:rPrChange>
        </w:rPr>
        <w:t>links</w:t>
      </w:r>
      <w:r>
        <w:t xml:space="preserve">. </w:t>
      </w:r>
    </w:p>
    <w:p w:rsidR="00C135B9" w:rsidRDefault="00C135B9" w:rsidP="00834E3F">
      <w:r>
        <w:tab/>
        <w:t xml:space="preserve">Tal estrutura levantou um problema muito cedo e notável, o espaço ocupado por tantos botões. Usando os botões só para incluir os </w:t>
      </w:r>
      <w:r w:rsidRPr="00673FD1">
        <w:rPr>
          <w:i/>
          <w:rPrChange w:id="661" w:author="Rui" w:date="2018-04-22T18:58:00Z">
            <w:rPr/>
          </w:rPrChange>
        </w:rPr>
        <w:t>links</w:t>
      </w:r>
      <w:r>
        <w:t xml:space="preserve"> já estabelecidos, cada menu ocuparia três vezes o espaço vertical atualmente ocupado pelo menu.</w:t>
      </w:r>
    </w:p>
    <w:p w:rsidR="009909BD" w:rsidRDefault="00C135B9" w:rsidP="00834E3F">
      <w:r>
        <w:tab/>
        <w:t xml:space="preserve">Em vez disso os menus, incluindo o menu do </w:t>
      </w:r>
      <w:r w:rsidRPr="00673FD1">
        <w:rPr>
          <w:i/>
          <w:rPrChange w:id="662" w:author="Rui" w:date="2018-04-22T18:58:00Z">
            <w:rPr/>
          </w:rPrChange>
        </w:rPr>
        <w:t>header</w:t>
      </w:r>
      <w:r>
        <w:t>, são incluídos</w:t>
      </w:r>
      <w:r w:rsidR="009909BD">
        <w:t xml:space="preserve"> num </w:t>
      </w:r>
      <w:r w:rsidR="009909BD" w:rsidRPr="00673FD1">
        <w:rPr>
          <w:i/>
          <w:rPrChange w:id="663" w:author="Rui" w:date="2018-04-22T18:58:00Z">
            <w:rPr/>
          </w:rPrChange>
        </w:rPr>
        <w:t>rich</w:t>
      </w:r>
      <w:r w:rsidR="00DC5D12" w:rsidRPr="00673FD1">
        <w:rPr>
          <w:i/>
          <w:rPrChange w:id="664" w:author="Rui" w:date="2018-04-22T18:58:00Z">
            <w:rPr/>
          </w:rPrChange>
        </w:rPr>
        <w:t xml:space="preserve"> </w:t>
      </w:r>
      <w:r w:rsidR="009909BD" w:rsidRPr="00673FD1">
        <w:rPr>
          <w:i/>
          <w:rPrChange w:id="665" w:author="Rui" w:date="2018-04-22T18:58:00Z">
            <w:rPr/>
          </w:rPrChange>
        </w:rPr>
        <w:t>widget</w:t>
      </w:r>
      <w:r w:rsidR="009909BD">
        <w:t xml:space="preserve"> da OutSytems chamado Ballon.</w:t>
      </w:r>
    </w:p>
    <w:p w:rsidR="009909BD" w:rsidRDefault="009909BD" w:rsidP="00834E3F">
      <w:r>
        <w:tab/>
        <w:t xml:space="preserve">Este </w:t>
      </w:r>
      <w:r w:rsidRPr="00673FD1">
        <w:rPr>
          <w:i/>
          <w:rPrChange w:id="666" w:author="Rui" w:date="2018-04-22T18:58:00Z">
            <w:rPr/>
          </w:rPrChange>
        </w:rPr>
        <w:t>widget</w:t>
      </w:r>
      <w:r>
        <w:t xml:space="preserve"> </w:t>
      </w:r>
      <w:r w:rsidR="00DC5D12">
        <w:t xml:space="preserve">permite esconder os </w:t>
      </w:r>
      <w:r w:rsidR="00DC5D12" w:rsidRPr="00673FD1">
        <w:rPr>
          <w:i/>
          <w:rPrChange w:id="667" w:author="Rui" w:date="2018-04-22T18:58:00Z">
            <w:rPr/>
          </w:rPrChange>
        </w:rPr>
        <w:t>links</w:t>
      </w:r>
      <w:r w:rsidR="00DC5D12">
        <w:t xml:space="preserve">, até um elemento da </w:t>
      </w:r>
      <w:del w:id="668" w:author="Rui" w:date="2018-04-22T19:05:00Z">
        <w:r w:rsidR="00DC5D12" w:rsidDel="00673FD1">
          <w:delText>pagina</w:delText>
        </w:r>
      </w:del>
      <w:ins w:id="669" w:author="Rui" w:date="2018-04-22T19:05:00Z">
        <w:r w:rsidR="00673FD1">
          <w:t>página</w:t>
        </w:r>
      </w:ins>
      <w:r w:rsidR="00DC5D12">
        <w:t xml:space="preserve"> ser pressionado, sendo tal elemento o texto ou </w:t>
      </w:r>
      <w:r w:rsidR="00DC5D12" w:rsidRPr="00673FD1">
        <w:rPr>
          <w:i/>
          <w:rPrChange w:id="670" w:author="Rui" w:date="2018-04-22T18:58:00Z">
            <w:rPr/>
          </w:rPrChange>
        </w:rPr>
        <w:t>container</w:t>
      </w:r>
      <w:r w:rsidR="00DC5D12">
        <w:t xml:space="preserve"> onde o texto </w:t>
      </w:r>
      <w:ins w:id="671" w:author="Rui" w:date="2018-04-22T18:59:00Z">
        <w:r w:rsidR="00673FD1">
          <w:t xml:space="preserve">se </w:t>
        </w:r>
      </w:ins>
      <w:r w:rsidR="00DC5D12">
        <w:t>encontra</w:t>
      </w:r>
      <w:del w:id="672" w:author="Rui" w:date="2018-04-22T18:59:00Z">
        <w:r w:rsidR="00DC5D12" w:rsidDel="00673FD1">
          <w:delText>-se</w:delText>
        </w:r>
      </w:del>
      <w:r w:rsidR="00DC5D12">
        <w:t xml:space="preserve">. Assim o menu existe, mas só aparece quando </w:t>
      </w:r>
      <w:del w:id="673" w:author="Rui" w:date="2018-04-22T18:59:00Z">
        <w:r w:rsidR="00DC5D12" w:rsidDel="00673FD1">
          <w:delText xml:space="preserve">for </w:delText>
        </w:r>
      </w:del>
      <w:r w:rsidR="00DC5D12">
        <w:t>necessário.</w:t>
      </w:r>
    </w:p>
    <w:p w:rsidR="00DC5D12" w:rsidRDefault="00DC5D12" w:rsidP="00834E3F">
      <w:r>
        <w:tab/>
        <w:t xml:space="preserve">Uma possibilidade considerada para estes menus </w:t>
      </w:r>
      <w:del w:id="674" w:author="Rui" w:date="2018-04-22T18:44:00Z">
        <w:r w:rsidDel="004B3FAD">
          <w:delText xml:space="preserve">fui </w:delText>
        </w:r>
      </w:del>
      <w:ins w:id="675" w:author="Rui" w:date="2018-04-22T18:44:00Z">
        <w:r w:rsidR="004B3FAD">
          <w:t xml:space="preserve">foi </w:t>
        </w:r>
      </w:ins>
      <w:r>
        <w:t xml:space="preserve">a utilização do </w:t>
      </w:r>
      <w:r w:rsidRPr="00673FD1">
        <w:rPr>
          <w:i/>
          <w:rPrChange w:id="676" w:author="Rui" w:date="2018-04-22T18:59:00Z">
            <w:rPr/>
          </w:rPrChange>
        </w:rPr>
        <w:t>rich widget</w:t>
      </w:r>
      <w:r>
        <w:t xml:space="preserve"> Accordion, que também permite fazer algo semelhante. Mas devido algumas limitações visuais, o Ballon </w:t>
      </w:r>
      <w:del w:id="677" w:author="Rui" w:date="2018-04-22T18:44:00Z">
        <w:r w:rsidDel="004B3FAD">
          <w:delText xml:space="preserve">fui </w:delText>
        </w:r>
      </w:del>
      <w:ins w:id="678" w:author="Rui" w:date="2018-04-22T18:44:00Z">
        <w:r w:rsidR="004B3FAD">
          <w:t xml:space="preserve">foi </w:t>
        </w:r>
      </w:ins>
      <w:r>
        <w:t>escolhido sobre o Accordion</w:t>
      </w:r>
      <w:r w:rsidR="009C5665">
        <w:t>.</w:t>
      </w:r>
    </w:p>
    <w:p w:rsidR="00834E3F" w:rsidRDefault="00834E3F" w:rsidP="00834E3F">
      <w:r>
        <w:tab/>
      </w:r>
      <w:r w:rsidR="00C135B9">
        <w:t xml:space="preserve">O menu de colaboradores tem </w:t>
      </w:r>
      <w:r w:rsidR="00C135B9" w:rsidRPr="00673FD1">
        <w:rPr>
          <w:i/>
          <w:rPrChange w:id="679" w:author="Rui" w:date="2018-04-22T18:59:00Z">
            <w:rPr/>
          </w:rPrChange>
        </w:rPr>
        <w:t>links</w:t>
      </w:r>
      <w:r w:rsidR="00C135B9">
        <w:t xml:space="preserve"> para as seguintes p</w:t>
      </w:r>
      <w:ins w:id="680" w:author="Rui" w:date="2018-04-22T18:59:00Z">
        <w:r w:rsidR="00673FD1">
          <w:t>á</w:t>
        </w:r>
      </w:ins>
      <w:del w:id="681" w:author="Rui" w:date="2018-04-22T18:59:00Z">
        <w:r w:rsidR="00C135B9" w:rsidDel="00673FD1">
          <w:delText>a</w:delText>
        </w:r>
      </w:del>
      <w:r w:rsidR="00C135B9">
        <w:t>ginas:</w:t>
      </w:r>
    </w:p>
    <w:p w:rsidR="00C135B9" w:rsidRDefault="00C135B9" w:rsidP="00C135B9">
      <w:pPr>
        <w:pStyle w:val="PargrafodaLista"/>
        <w:numPr>
          <w:ilvl w:val="0"/>
          <w:numId w:val="12"/>
        </w:numPr>
      </w:pPr>
      <w:r>
        <w:t>Vacancies, vagas já estabelecidas, permite introduzir uma nova vaga</w:t>
      </w:r>
      <w:ins w:id="682" w:author="Rui" w:date="2018-04-22T18:59:00Z">
        <w:r w:rsidR="00673FD1">
          <w:t>,</w:t>
        </w:r>
      </w:ins>
    </w:p>
    <w:p w:rsidR="00C135B9" w:rsidRDefault="009C5665" w:rsidP="00C135B9">
      <w:pPr>
        <w:pStyle w:val="PargrafodaLista"/>
        <w:numPr>
          <w:ilvl w:val="0"/>
          <w:numId w:val="12"/>
        </w:numPr>
      </w:pPr>
      <w:r>
        <w:t>Applications, lista de aplicações de candidatos a vagas já estabelecidas</w:t>
      </w:r>
      <w:ins w:id="683" w:author="Rui" w:date="2018-04-22T18:59:00Z">
        <w:r w:rsidR="00673FD1">
          <w:t>,</w:t>
        </w:r>
      </w:ins>
    </w:p>
    <w:p w:rsidR="009C5665" w:rsidRDefault="009C5665" w:rsidP="00C135B9">
      <w:pPr>
        <w:pStyle w:val="PargrafodaLista"/>
        <w:numPr>
          <w:ilvl w:val="0"/>
          <w:numId w:val="12"/>
        </w:numPr>
      </w:pPr>
      <w:r>
        <w:t>Projects, projetos iniciados, permite iniciar um novo projeto</w:t>
      </w:r>
      <w:ins w:id="684" w:author="Rui" w:date="2018-04-22T18:59:00Z">
        <w:r w:rsidR="00673FD1">
          <w:t>,</w:t>
        </w:r>
      </w:ins>
    </w:p>
    <w:p w:rsidR="009C5665" w:rsidRDefault="009C5665" w:rsidP="009C5665">
      <w:pPr>
        <w:pStyle w:val="PargrafodaLista"/>
        <w:numPr>
          <w:ilvl w:val="1"/>
          <w:numId w:val="12"/>
        </w:numPr>
      </w:pPr>
      <w:r>
        <w:t>Nota: é possível criar vagas a partir de um projeto</w:t>
      </w:r>
      <w:del w:id="685" w:author="Rui" w:date="2018-04-22T18:59:00Z">
        <w:r w:rsidDel="00673FD1">
          <w:delText xml:space="preserve"> </w:delText>
        </w:r>
      </w:del>
      <w:ins w:id="686" w:author="Rui" w:date="2018-04-22T18:59:00Z">
        <w:r w:rsidR="00673FD1">
          <w:t>.</w:t>
        </w:r>
      </w:ins>
    </w:p>
    <w:p w:rsidR="009C5665" w:rsidRDefault="009C5665" w:rsidP="009C5665">
      <w:pPr>
        <w:pStyle w:val="PargrafodaLista"/>
        <w:numPr>
          <w:ilvl w:val="0"/>
          <w:numId w:val="12"/>
        </w:numPr>
      </w:pPr>
      <w:r>
        <w:t>Clients, clientes da PS Tec, permite adicionar um cliente</w:t>
      </w:r>
      <w:ins w:id="687" w:author="Rui" w:date="2018-04-22T18:59:00Z">
        <w:r w:rsidR="00673FD1">
          <w:t>,</w:t>
        </w:r>
      </w:ins>
    </w:p>
    <w:p w:rsidR="009C5665" w:rsidRDefault="009C5665" w:rsidP="009C5665">
      <w:pPr>
        <w:pStyle w:val="PargrafodaLista"/>
        <w:numPr>
          <w:ilvl w:val="1"/>
          <w:numId w:val="12"/>
        </w:numPr>
      </w:pPr>
      <w:r>
        <w:t>Nota: é possível criar projetos a partir de um cliente</w:t>
      </w:r>
      <w:ins w:id="688" w:author="Rui" w:date="2018-04-22T18:59:00Z">
        <w:r w:rsidR="00673FD1">
          <w:t>.</w:t>
        </w:r>
      </w:ins>
    </w:p>
    <w:p w:rsidR="006F2662" w:rsidRDefault="006F2662" w:rsidP="006F2662">
      <w:pPr>
        <w:pStyle w:val="PargrafodaLista"/>
        <w:numPr>
          <w:ilvl w:val="0"/>
          <w:numId w:val="12"/>
        </w:numPr>
      </w:pPr>
      <w:r>
        <w:t>Events, demonstra os eventos em que o utilizador participa, permite introduzir um novo evento</w:t>
      </w:r>
      <w:ins w:id="689" w:author="Rui" w:date="2018-04-22T18:59:00Z">
        <w:r w:rsidR="00673FD1">
          <w:t>,</w:t>
        </w:r>
      </w:ins>
    </w:p>
    <w:p w:rsidR="006F2662" w:rsidRDefault="006F2662" w:rsidP="006F2662">
      <w:pPr>
        <w:pStyle w:val="PargrafodaLista"/>
        <w:numPr>
          <w:ilvl w:val="0"/>
          <w:numId w:val="12"/>
        </w:numPr>
      </w:pPr>
      <w:r>
        <w:t>Forms, lista de formulários existentes, permite adicionar e alterar formulários</w:t>
      </w:r>
      <w:ins w:id="690" w:author="Rui" w:date="2018-04-22T18:59:00Z">
        <w:r w:rsidR="00673FD1">
          <w:t>,</w:t>
        </w:r>
      </w:ins>
    </w:p>
    <w:p w:rsidR="006F2662" w:rsidRDefault="006F2662" w:rsidP="006F2662">
      <w:pPr>
        <w:pStyle w:val="PargrafodaLista"/>
        <w:numPr>
          <w:ilvl w:val="0"/>
          <w:numId w:val="12"/>
        </w:numPr>
      </w:pPr>
      <w:r>
        <w:t>Curriculums, demonstra as candidaturas espontâneas que ainda não foram recusadas ou aceitadas</w:t>
      </w:r>
      <w:ins w:id="691" w:author="Rui" w:date="2018-04-22T19:00:00Z">
        <w:r w:rsidR="00673FD1">
          <w:t>,</w:t>
        </w:r>
      </w:ins>
    </w:p>
    <w:p w:rsidR="006F2662" w:rsidRDefault="006F2662" w:rsidP="006F2662">
      <w:pPr>
        <w:pStyle w:val="PargrafodaLista"/>
        <w:numPr>
          <w:ilvl w:val="0"/>
          <w:numId w:val="12"/>
        </w:numPr>
      </w:pPr>
      <w:r>
        <w:t>Candidates, lista dos candidatos já existentes</w:t>
      </w:r>
      <w:ins w:id="692" w:author="Rui" w:date="2018-04-22T19:00:00Z">
        <w:r w:rsidR="00673FD1">
          <w:t>,</w:t>
        </w:r>
      </w:ins>
    </w:p>
    <w:p w:rsidR="006F2662" w:rsidRDefault="006F2662" w:rsidP="006F2662">
      <w:pPr>
        <w:pStyle w:val="PargrafodaLista"/>
        <w:numPr>
          <w:ilvl w:val="1"/>
          <w:numId w:val="12"/>
        </w:numPr>
      </w:pPr>
      <w:r>
        <w:t xml:space="preserve">Nota: cada candidato demonstrado permite ver as informações gerais, o currículo, </w:t>
      </w:r>
      <w:del w:id="693" w:author="Rui" w:date="2018-04-22T17:29:00Z">
        <w:r w:rsidDel="00D5784C">
          <w:delText>dossier</w:delText>
        </w:r>
      </w:del>
      <w:ins w:id="694" w:author="Rui" w:date="2018-04-22T17:29:00Z">
        <w:r w:rsidR="00D5784C">
          <w:t>dossiê</w:t>
        </w:r>
      </w:ins>
      <w:r>
        <w:t xml:space="preserve"> de capacidades, aplicações e até entrevista já realizadas.</w:t>
      </w:r>
    </w:p>
    <w:p w:rsidR="006F2662" w:rsidRDefault="006F2662" w:rsidP="006F2662">
      <w:pPr>
        <w:ind w:left="708"/>
      </w:pPr>
      <w:r>
        <w:t xml:space="preserve">Já o menu de candidatos tem links para as </w:t>
      </w:r>
      <w:del w:id="695" w:author="Rui" w:date="2018-04-22T19:05:00Z">
        <w:r w:rsidDel="00673FD1">
          <w:delText>pagina</w:delText>
        </w:r>
      </w:del>
      <w:ins w:id="696" w:author="Rui" w:date="2018-04-22T19:05:00Z">
        <w:r w:rsidR="00673FD1">
          <w:t>página</w:t>
        </w:r>
      </w:ins>
      <w:r>
        <w:t>s:</w:t>
      </w:r>
    </w:p>
    <w:p w:rsidR="006F2662" w:rsidRDefault="006F2662" w:rsidP="006F2662">
      <w:pPr>
        <w:pStyle w:val="PargrafodaLista"/>
        <w:numPr>
          <w:ilvl w:val="0"/>
          <w:numId w:val="13"/>
        </w:numPr>
      </w:pPr>
      <w:r>
        <w:t>General, informação geral do candidato</w:t>
      </w:r>
      <w:ins w:id="697" w:author="Rui" w:date="2018-04-22T19:00:00Z">
        <w:r w:rsidR="00673FD1">
          <w:t>,</w:t>
        </w:r>
      </w:ins>
    </w:p>
    <w:p w:rsidR="006F2662" w:rsidRDefault="006F2662" w:rsidP="006F2662">
      <w:pPr>
        <w:pStyle w:val="PargrafodaLista"/>
        <w:numPr>
          <w:ilvl w:val="0"/>
          <w:numId w:val="13"/>
        </w:numPr>
      </w:pPr>
      <w:r>
        <w:t>Curriculum, currículo do candidato, permite alterar o mesmo</w:t>
      </w:r>
      <w:ins w:id="698" w:author="Rui" w:date="2018-04-22T19:00:00Z">
        <w:r w:rsidR="00673FD1">
          <w:t>,</w:t>
        </w:r>
      </w:ins>
    </w:p>
    <w:p w:rsidR="006F2662" w:rsidRDefault="006F2662" w:rsidP="006F2662">
      <w:pPr>
        <w:pStyle w:val="PargrafodaLista"/>
        <w:numPr>
          <w:ilvl w:val="0"/>
          <w:numId w:val="13"/>
        </w:numPr>
      </w:pPr>
      <w:r>
        <w:t xml:space="preserve">Profile, </w:t>
      </w:r>
      <w:del w:id="699" w:author="Rui" w:date="2018-04-22T17:29:00Z">
        <w:r w:rsidDel="00D5784C">
          <w:delText>dossier</w:delText>
        </w:r>
      </w:del>
      <w:ins w:id="700" w:author="Rui" w:date="2018-04-22T17:29:00Z">
        <w:r w:rsidR="00D5784C">
          <w:t>dossiê</w:t>
        </w:r>
      </w:ins>
      <w:r>
        <w:t xml:space="preserve"> de capacidades do candidato, permite alterar o mesmo</w:t>
      </w:r>
      <w:ins w:id="701" w:author="Rui" w:date="2018-04-22T19:00:00Z">
        <w:r w:rsidR="00673FD1">
          <w:t>,</w:t>
        </w:r>
      </w:ins>
    </w:p>
    <w:p w:rsidR="006F2662" w:rsidRDefault="006F2662" w:rsidP="006F2662">
      <w:pPr>
        <w:pStyle w:val="PargrafodaLista"/>
        <w:numPr>
          <w:ilvl w:val="0"/>
          <w:numId w:val="13"/>
        </w:numPr>
      </w:pPr>
      <w:r>
        <w:lastRenderedPageBreak/>
        <w:t xml:space="preserve">Tutorial, uma </w:t>
      </w:r>
      <w:del w:id="702" w:author="Rui" w:date="2018-04-22T19:05:00Z">
        <w:r w:rsidDel="00673FD1">
          <w:delText>pagina</w:delText>
        </w:r>
      </w:del>
      <w:ins w:id="703" w:author="Rui" w:date="2018-04-22T19:05:00Z">
        <w:r w:rsidR="00673FD1">
          <w:t>página</w:t>
        </w:r>
      </w:ins>
      <w:r>
        <w:t xml:space="preserve"> de tutorial que explica algumas características do currículo e </w:t>
      </w:r>
      <w:del w:id="704" w:author="Rui" w:date="2018-04-22T17:29:00Z">
        <w:r w:rsidDel="00D5784C">
          <w:delText>dossier</w:delText>
        </w:r>
      </w:del>
      <w:ins w:id="705" w:author="Rui" w:date="2018-04-22T17:29:00Z">
        <w:r w:rsidR="00D5784C">
          <w:t>dossiê</w:t>
        </w:r>
      </w:ins>
      <w:ins w:id="706" w:author="Rui" w:date="2018-04-22T19:00:00Z">
        <w:r w:rsidR="00673FD1">
          <w:t>,</w:t>
        </w:r>
      </w:ins>
    </w:p>
    <w:p w:rsidR="006F2662" w:rsidRDefault="006F2662" w:rsidP="006F2662">
      <w:pPr>
        <w:pStyle w:val="PargrafodaLista"/>
        <w:numPr>
          <w:ilvl w:val="0"/>
          <w:numId w:val="13"/>
        </w:numPr>
      </w:pPr>
      <w:r>
        <w:t>Applications, aplicações a vagas existentes que o candidato esta aplicado</w:t>
      </w:r>
      <w:ins w:id="707" w:author="Rui" w:date="2018-04-22T19:00:00Z">
        <w:r w:rsidR="00673FD1">
          <w:t>,</w:t>
        </w:r>
      </w:ins>
    </w:p>
    <w:p w:rsidR="006F2662" w:rsidRDefault="006F2662" w:rsidP="006F2662">
      <w:pPr>
        <w:pStyle w:val="PargrafodaLista"/>
        <w:numPr>
          <w:ilvl w:val="0"/>
          <w:numId w:val="13"/>
        </w:numPr>
      </w:pPr>
      <w:r>
        <w:t>Vacancies, vagas disponíveis que o candidato ainda não se aplicou</w:t>
      </w:r>
      <w:ins w:id="708" w:author="Rui" w:date="2018-04-22T19:00:00Z">
        <w:r w:rsidR="00673FD1">
          <w:t>,</w:t>
        </w:r>
      </w:ins>
    </w:p>
    <w:p w:rsidR="006F2662" w:rsidRDefault="006F2662" w:rsidP="006F2662">
      <w:pPr>
        <w:pStyle w:val="PargrafodaLista"/>
        <w:numPr>
          <w:ilvl w:val="1"/>
          <w:numId w:val="13"/>
        </w:numPr>
      </w:pPr>
      <w:r>
        <w:t xml:space="preserve">Nota: a </w:t>
      </w:r>
      <w:del w:id="709" w:author="Rui" w:date="2018-04-22T19:05:00Z">
        <w:r w:rsidDel="00673FD1">
          <w:delText>pagina</w:delText>
        </w:r>
      </w:del>
      <w:ins w:id="710" w:author="Rui" w:date="2018-04-22T19:05:00Z">
        <w:r w:rsidR="00673FD1">
          <w:t>página</w:t>
        </w:r>
      </w:ins>
      <w:r>
        <w:t xml:space="preserve"> permite uma pesquisa inteligente de vagas</w:t>
      </w:r>
      <w:ins w:id="711" w:author="Rui" w:date="2018-04-22T19:00:00Z">
        <w:r w:rsidR="00673FD1">
          <w:t>.</w:t>
        </w:r>
      </w:ins>
    </w:p>
    <w:p w:rsidR="00C267A4" w:rsidRDefault="006F2662" w:rsidP="006F2662">
      <w:pPr>
        <w:pStyle w:val="PargrafodaLista"/>
        <w:numPr>
          <w:ilvl w:val="0"/>
          <w:numId w:val="13"/>
        </w:numPr>
      </w:pPr>
      <w:r>
        <w:t xml:space="preserve">Availability, com esta </w:t>
      </w:r>
      <w:del w:id="712" w:author="Rui" w:date="2018-04-22T19:05:00Z">
        <w:r w:rsidDel="00673FD1">
          <w:delText>pagina</w:delText>
        </w:r>
      </w:del>
      <w:ins w:id="713" w:author="Rui" w:date="2018-04-22T19:05:00Z">
        <w:r w:rsidR="00673FD1">
          <w:t>página</w:t>
        </w:r>
      </w:ins>
      <w:r>
        <w:t xml:space="preserve"> o candidato pode demonstrar a sua disponibilidade </w:t>
      </w:r>
      <w:r w:rsidR="00C267A4">
        <w:t>para entrevista</w:t>
      </w:r>
      <w:ins w:id="714" w:author="Rui" w:date="2018-04-22T19:00:00Z">
        <w:r w:rsidR="00673FD1">
          <w:t>.</w:t>
        </w:r>
      </w:ins>
    </w:p>
    <w:p w:rsidR="006F2662" w:rsidRDefault="00C267A4" w:rsidP="00C267A4">
      <w:pPr>
        <w:ind w:firstLine="708"/>
        <w:rPr>
          <w:color w:val="000000" w:themeColor="text1"/>
        </w:rPr>
      </w:pPr>
      <w:r>
        <w:t xml:space="preserve">A </w:t>
      </w:r>
      <w:del w:id="715" w:author="Rui" w:date="2018-04-22T19:00:00Z">
        <w:r w:rsidDel="00673FD1">
          <w:delText>pagina</w:delText>
        </w:r>
      </w:del>
      <w:ins w:id="716" w:author="Rui" w:date="2018-04-22T19:05:00Z">
        <w:r w:rsidR="00673FD1">
          <w:t>página</w:t>
        </w:r>
      </w:ins>
      <w:del w:id="717" w:author="Rui" w:date="2018-04-22T19:00:00Z">
        <w:r w:rsidDel="00673FD1">
          <w:delText xml:space="preserve"> </w:delText>
        </w:r>
      </w:del>
      <w:ins w:id="718" w:author="Rui" w:date="2018-04-22T19:00:00Z">
        <w:r w:rsidR="00673FD1">
          <w:t xml:space="preserve">página </w:t>
        </w:r>
      </w:ins>
      <w:r>
        <w:t xml:space="preserve">principal, como se pode verificar na </w:t>
      </w:r>
      <w:r w:rsidR="00476903">
        <w:fldChar w:fldCharType="begin"/>
      </w:r>
      <w:r w:rsidR="00476903">
        <w:instrText xml:space="preserve"> REF _Ref511853469 \h </w:instrText>
      </w:r>
      <w:r w:rsidR="00476903">
        <w:fldChar w:fldCharType="separate"/>
      </w:r>
      <w:r w:rsidR="0065317A">
        <w:t xml:space="preserve">Figura </w:t>
      </w:r>
      <w:r w:rsidR="0065317A">
        <w:rPr>
          <w:noProof/>
        </w:rPr>
        <w:t>14</w:t>
      </w:r>
      <w:r w:rsidR="00476903">
        <w:fldChar w:fldCharType="end"/>
      </w:r>
      <w:r>
        <w:rPr>
          <w:color w:val="000000" w:themeColor="text1"/>
        </w:rPr>
        <w:t xml:space="preserve">, inclui o logotipo da PS Tec, como também um simples resumo da mesma, onde é incluindo um </w:t>
      </w:r>
      <w:r w:rsidRPr="00673FD1">
        <w:rPr>
          <w:i/>
          <w:color w:val="000000" w:themeColor="text1"/>
          <w:rPrChange w:id="719" w:author="Rui" w:date="2018-04-22T19:01:00Z">
            <w:rPr>
              <w:color w:val="000000" w:themeColor="text1"/>
            </w:rPr>
          </w:rPrChange>
        </w:rPr>
        <w:t>link</w:t>
      </w:r>
      <w:r>
        <w:rPr>
          <w:color w:val="000000" w:themeColor="text1"/>
        </w:rPr>
        <w:t xml:space="preserve"> para </w:t>
      </w:r>
      <w:del w:id="720" w:author="Rui" w:date="2018-04-22T19:05:00Z">
        <w:r w:rsidDel="00673FD1">
          <w:rPr>
            <w:color w:val="000000" w:themeColor="text1"/>
          </w:rPr>
          <w:delText>pagina</w:delText>
        </w:r>
      </w:del>
      <w:ins w:id="721" w:author="Rui" w:date="2018-04-22T19:05:00Z">
        <w:r w:rsidR="00673FD1">
          <w:rPr>
            <w:color w:val="000000" w:themeColor="text1"/>
          </w:rPr>
          <w:t>página</w:t>
        </w:r>
      </w:ins>
      <w:r>
        <w:rPr>
          <w:color w:val="000000" w:themeColor="text1"/>
        </w:rPr>
        <w:t xml:space="preserve"> de informações.</w:t>
      </w:r>
    </w:p>
    <w:p w:rsidR="00C267A4" w:rsidRPr="00C267A4" w:rsidRDefault="00C267A4" w:rsidP="00C267A4">
      <w:pPr>
        <w:ind w:firstLine="708"/>
        <w:rPr>
          <w:color w:val="000000" w:themeColor="text1"/>
        </w:rPr>
      </w:pPr>
      <w:r>
        <w:rPr>
          <w:color w:val="000000" w:themeColor="text1"/>
        </w:rPr>
        <w:t xml:space="preserve">Também é nesta </w:t>
      </w:r>
      <w:del w:id="722" w:author="Rui" w:date="2018-04-22T19:01:00Z">
        <w:r w:rsidDel="00673FD1">
          <w:rPr>
            <w:color w:val="000000" w:themeColor="text1"/>
          </w:rPr>
          <w:delText>pagina</w:delText>
        </w:r>
      </w:del>
      <w:ins w:id="723" w:author="Rui" w:date="2018-04-22T19:05:00Z">
        <w:r w:rsidR="00673FD1">
          <w:rPr>
            <w:color w:val="000000" w:themeColor="text1"/>
          </w:rPr>
          <w:t>página</w:t>
        </w:r>
      </w:ins>
      <w:del w:id="724" w:author="Rui" w:date="2018-04-22T19:01:00Z">
        <w:r w:rsidDel="00673FD1">
          <w:rPr>
            <w:color w:val="000000" w:themeColor="text1"/>
          </w:rPr>
          <w:delText xml:space="preserve"> </w:delText>
        </w:r>
      </w:del>
      <w:ins w:id="725" w:author="Rui" w:date="2018-04-22T19:01:00Z">
        <w:r w:rsidR="00673FD1">
          <w:rPr>
            <w:color w:val="000000" w:themeColor="text1"/>
          </w:rPr>
          <w:t xml:space="preserve">página </w:t>
        </w:r>
      </w:ins>
      <w:r>
        <w:rPr>
          <w:color w:val="000000" w:themeColor="text1"/>
        </w:rPr>
        <w:t xml:space="preserve">onde é possível realizar a </w:t>
      </w:r>
      <w:del w:id="726" w:author="Rui" w:date="2018-04-22T19:01:00Z">
        <w:r w:rsidDel="00673FD1">
          <w:rPr>
            <w:color w:val="000000" w:themeColor="text1"/>
          </w:rPr>
          <w:delText xml:space="preserve">candidata </w:delText>
        </w:r>
      </w:del>
      <w:ins w:id="727" w:author="Rui" w:date="2018-04-22T19:01:00Z">
        <w:r w:rsidR="00673FD1">
          <w:rPr>
            <w:color w:val="000000" w:themeColor="text1"/>
          </w:rPr>
          <w:t xml:space="preserve">candidatura </w:t>
        </w:r>
      </w:ins>
      <w:r>
        <w:rPr>
          <w:color w:val="000000" w:themeColor="text1"/>
        </w:rPr>
        <w:t xml:space="preserve">espontânea, pela utilização de três </w:t>
      </w:r>
      <w:r w:rsidRPr="00673FD1">
        <w:rPr>
          <w:i/>
          <w:color w:val="000000" w:themeColor="text1"/>
          <w:rPrChange w:id="728" w:author="Rui" w:date="2018-04-22T19:01:00Z">
            <w:rPr>
              <w:color w:val="000000" w:themeColor="text1"/>
            </w:rPr>
          </w:rPrChange>
        </w:rPr>
        <w:t>inputs</w:t>
      </w:r>
      <w:r>
        <w:rPr>
          <w:color w:val="000000" w:themeColor="text1"/>
        </w:rPr>
        <w:t xml:space="preserve"> (um texto, outro email e outro </w:t>
      </w:r>
      <w:r w:rsidRPr="00673FD1">
        <w:rPr>
          <w:i/>
          <w:color w:val="000000" w:themeColor="text1"/>
          <w:rPrChange w:id="729" w:author="Rui" w:date="2018-04-22T19:01:00Z">
            <w:rPr>
              <w:color w:val="000000" w:themeColor="text1"/>
            </w:rPr>
          </w:rPrChange>
        </w:rPr>
        <w:t>phone</w:t>
      </w:r>
      <w:r>
        <w:rPr>
          <w:color w:val="000000" w:themeColor="text1"/>
        </w:rPr>
        <w:t>) onde o candidato pode introduzir alguma</w:t>
      </w:r>
      <w:ins w:id="730" w:author="Rui" w:date="2018-04-22T19:01:00Z">
        <w:r w:rsidR="00673FD1">
          <w:rPr>
            <w:color w:val="000000" w:themeColor="text1"/>
          </w:rPr>
          <w:t>s</w:t>
        </w:r>
      </w:ins>
      <w:r>
        <w:rPr>
          <w:color w:val="000000" w:themeColor="text1"/>
        </w:rPr>
        <w:t xml:space="preserve"> </w:t>
      </w:r>
      <w:del w:id="731" w:author="Rui" w:date="2018-04-22T19:01:00Z">
        <w:r w:rsidDel="00673FD1">
          <w:rPr>
            <w:color w:val="000000" w:themeColor="text1"/>
          </w:rPr>
          <w:delText xml:space="preserve">informação </w:delText>
        </w:r>
      </w:del>
      <w:ins w:id="732" w:author="Rui" w:date="2018-04-22T19:01:00Z">
        <w:r w:rsidR="00673FD1">
          <w:rPr>
            <w:color w:val="000000" w:themeColor="text1"/>
          </w:rPr>
          <w:t xml:space="preserve">informações </w:t>
        </w:r>
      </w:ins>
      <w:del w:id="733" w:author="Rui" w:date="2018-04-22T19:01:00Z">
        <w:r w:rsidDel="00673FD1">
          <w:rPr>
            <w:color w:val="000000" w:themeColor="text1"/>
          </w:rPr>
          <w:delText>geral</w:delText>
        </w:r>
      </w:del>
      <w:ins w:id="734" w:author="Rui" w:date="2018-04-22T19:01:00Z">
        <w:r w:rsidR="00673FD1">
          <w:rPr>
            <w:color w:val="000000" w:themeColor="text1"/>
          </w:rPr>
          <w:t>gerais</w:t>
        </w:r>
      </w:ins>
      <w:r>
        <w:rPr>
          <w:color w:val="000000" w:themeColor="text1"/>
        </w:rPr>
        <w:t xml:space="preserve">, mais um </w:t>
      </w:r>
      <w:r w:rsidRPr="00673FD1">
        <w:rPr>
          <w:i/>
          <w:color w:val="000000" w:themeColor="text1"/>
          <w:rPrChange w:id="735" w:author="Rui" w:date="2018-04-22T19:01:00Z">
            <w:rPr>
              <w:color w:val="000000" w:themeColor="text1"/>
            </w:rPr>
          </w:rPrChange>
        </w:rPr>
        <w:t>upload</w:t>
      </w:r>
      <w:r>
        <w:rPr>
          <w:color w:val="000000" w:themeColor="text1"/>
        </w:rPr>
        <w:t xml:space="preserve"> </w:t>
      </w:r>
      <w:r w:rsidRPr="00673FD1">
        <w:rPr>
          <w:i/>
          <w:color w:val="000000" w:themeColor="text1"/>
          <w:rPrChange w:id="736" w:author="Rui" w:date="2018-04-22T19:01:00Z">
            <w:rPr>
              <w:color w:val="000000" w:themeColor="text1"/>
            </w:rPr>
          </w:rPrChange>
        </w:rPr>
        <w:t>input</w:t>
      </w:r>
      <w:r>
        <w:rPr>
          <w:color w:val="000000" w:themeColor="text1"/>
        </w:rPr>
        <w:t xml:space="preserve"> onde o candidato pode introduzir o seu currículo. Estes dados são todos fornecidos </w:t>
      </w:r>
      <w:del w:id="737" w:author="Rui" w:date="2018-04-22T19:01:00Z">
        <w:r w:rsidDel="00673FD1">
          <w:rPr>
            <w:color w:val="000000" w:themeColor="text1"/>
          </w:rPr>
          <w:delText xml:space="preserve">a </w:delText>
        </w:r>
      </w:del>
      <w:ins w:id="738" w:author="Rui" w:date="2018-04-22T19:01:00Z">
        <w:r w:rsidR="00673FD1">
          <w:rPr>
            <w:color w:val="000000" w:themeColor="text1"/>
          </w:rPr>
          <w:t xml:space="preserve">à </w:t>
        </w:r>
      </w:ins>
      <w:r>
        <w:rPr>
          <w:color w:val="000000" w:themeColor="text1"/>
        </w:rPr>
        <w:t>aplicação por um só botão.</w:t>
      </w:r>
    </w:p>
    <w:p w:rsidR="001177E3" w:rsidRDefault="00C267A4" w:rsidP="001B54D5">
      <w:r>
        <w:tab/>
      </w:r>
      <w:r w:rsidR="001177E3">
        <w:t xml:space="preserve">Na </w:t>
      </w:r>
      <w:r w:rsidR="00476903">
        <w:fldChar w:fldCharType="begin"/>
      </w:r>
      <w:r w:rsidR="00476903">
        <w:instrText xml:space="preserve"> REF _Ref511853614 \h </w:instrText>
      </w:r>
      <w:r w:rsidR="00476903">
        <w:fldChar w:fldCharType="separate"/>
      </w:r>
      <w:r w:rsidR="0065317A">
        <w:t xml:space="preserve">Figura </w:t>
      </w:r>
      <w:r w:rsidR="0065317A">
        <w:rPr>
          <w:noProof/>
        </w:rPr>
        <w:t>16</w:t>
      </w:r>
      <w:r w:rsidR="00476903">
        <w:fldChar w:fldCharType="end"/>
      </w:r>
      <w:r w:rsidR="00476903">
        <w:t xml:space="preserve"> </w:t>
      </w:r>
      <w:r w:rsidR="001177E3">
        <w:t xml:space="preserve">é possível verificar a </w:t>
      </w:r>
      <w:del w:id="739" w:author="Rui" w:date="2018-04-22T19:05:00Z">
        <w:r w:rsidR="001177E3" w:rsidDel="00673FD1">
          <w:delText>pagina</w:delText>
        </w:r>
      </w:del>
      <w:ins w:id="740" w:author="Rui" w:date="2018-04-22T19:05:00Z">
        <w:r w:rsidR="00673FD1">
          <w:t>página</w:t>
        </w:r>
      </w:ins>
      <w:r w:rsidR="001177E3">
        <w:t xml:space="preserve"> de informação geral da PS Tec que introduz dois elementos visuais fundamentais </w:t>
      </w:r>
      <w:del w:id="741" w:author="Rui" w:date="2018-04-22T19:01:00Z">
        <w:r w:rsidR="001177E3" w:rsidDel="00673FD1">
          <w:delText xml:space="preserve">a </w:delText>
        </w:r>
      </w:del>
      <w:ins w:id="742" w:author="Rui" w:date="2018-04-22T19:01:00Z">
        <w:r w:rsidR="00673FD1">
          <w:t xml:space="preserve">à </w:t>
        </w:r>
      </w:ins>
      <w:r w:rsidR="001177E3">
        <w:t>aplicação, mais outro menos utilizável.</w:t>
      </w:r>
    </w:p>
    <w:p w:rsidR="00834E3F" w:rsidRPr="001177E3" w:rsidRDefault="009B77B7" w:rsidP="001B54D5">
      <w:r>
        <w:tab/>
        <w:t xml:space="preserve">Note-se que a figura é composta por cinco elementos, mas todos são uma só </w:t>
      </w:r>
      <w:del w:id="743" w:author="Rui" w:date="2018-04-22T19:05:00Z">
        <w:r w:rsidDel="00673FD1">
          <w:delText>pagina</w:delText>
        </w:r>
      </w:del>
      <w:ins w:id="744" w:author="Rui" w:date="2018-04-22T19:05:00Z">
        <w:r w:rsidR="00673FD1">
          <w:t>página</w:t>
        </w:r>
      </w:ins>
      <w:r>
        <w:t xml:space="preserve">, com cada elemento demonstrando uma parte diferente da </w:t>
      </w:r>
      <w:del w:id="745" w:author="Rui" w:date="2018-04-22T19:05:00Z">
        <w:r w:rsidDel="00673FD1">
          <w:delText>pagina</w:delText>
        </w:r>
      </w:del>
      <w:ins w:id="746" w:author="Rui" w:date="2018-04-22T19:05:00Z">
        <w:r w:rsidR="00673FD1">
          <w:t>página</w:t>
        </w:r>
      </w:ins>
      <w:r>
        <w:t>.</w:t>
      </w:r>
    </w:p>
    <w:p w:rsidR="00C267A4" w:rsidRDefault="000D47E4" w:rsidP="001B54D5">
      <w:r>
        <w:rPr>
          <w:noProof/>
        </w:rPr>
        <w:drawing>
          <wp:inline distT="0" distB="0" distL="0" distR="0">
            <wp:extent cx="5391150" cy="3076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F90D77" w:rsidRDefault="00F90D77" w:rsidP="001B54D5"/>
    <w:p w:rsidR="00F90D77" w:rsidRDefault="00F90D77" w:rsidP="001B54D5"/>
    <w:p w:rsidR="00F90D77" w:rsidRDefault="00F90D77" w:rsidP="005A56A0">
      <w:pPr>
        <w:spacing w:line="240" w:lineRule="auto"/>
      </w:pPr>
      <w:r>
        <w:rPr>
          <w:noProof/>
        </w:rPr>
        <w:lastRenderedPageBreak/>
        <w:drawing>
          <wp:inline distT="0" distB="0" distL="0" distR="0">
            <wp:extent cx="5391150" cy="30861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F90D77" w:rsidRDefault="00F90D77" w:rsidP="005A56A0">
      <w:pPr>
        <w:spacing w:line="240" w:lineRule="auto"/>
      </w:pPr>
      <w:r>
        <w:rPr>
          <w:noProof/>
        </w:rPr>
        <w:drawing>
          <wp:inline distT="0" distB="0" distL="0" distR="0">
            <wp:extent cx="5391150" cy="27241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F90D77" w:rsidRDefault="005A56A0" w:rsidP="001B54D5">
      <w:r>
        <w:rPr>
          <w:noProof/>
        </w:rPr>
        <w:drawing>
          <wp:inline distT="0" distB="0" distL="0" distR="0" wp14:anchorId="124BBF17" wp14:editId="7EEEA0CE">
            <wp:extent cx="5391150" cy="30575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476903" w:rsidRDefault="009F4CD7" w:rsidP="00476903">
      <w:pPr>
        <w:keepNext/>
      </w:pPr>
      <w:r>
        <w:rPr>
          <w:noProof/>
        </w:rPr>
        <w:lastRenderedPageBreak/>
        <w:drawing>
          <wp:inline distT="0" distB="0" distL="0" distR="0">
            <wp:extent cx="5391150" cy="3086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C267A4" w:rsidRDefault="00476903" w:rsidP="00476903">
      <w:pPr>
        <w:pStyle w:val="Legenda"/>
      </w:pPr>
      <w:bookmarkStart w:id="747" w:name="_Ref511853614"/>
      <w:bookmarkStart w:id="748" w:name="_Toc512108139"/>
      <w:r>
        <w:t xml:space="preserve">Figura </w:t>
      </w:r>
      <w:r w:rsidR="000D6232">
        <w:fldChar w:fldCharType="begin"/>
      </w:r>
      <w:r w:rsidR="000D6232">
        <w:instrText xml:space="preserve"> SEQ Figura \* ARABIC </w:instrText>
      </w:r>
      <w:r w:rsidR="000D6232">
        <w:fldChar w:fldCharType="separate"/>
      </w:r>
      <w:r w:rsidR="0065317A">
        <w:rPr>
          <w:noProof/>
        </w:rPr>
        <w:t>16</w:t>
      </w:r>
      <w:r w:rsidR="000D6232">
        <w:rPr>
          <w:noProof/>
        </w:rPr>
        <w:fldChar w:fldCharType="end"/>
      </w:r>
      <w:bookmarkEnd w:id="747"/>
      <w:r>
        <w:t xml:space="preserve"> - Frame, MoreInfo</w:t>
      </w:r>
      <w:bookmarkEnd w:id="748"/>
    </w:p>
    <w:p w:rsidR="00C267A4" w:rsidRDefault="009F4CD7" w:rsidP="009F4CD7">
      <w:pPr>
        <w:ind w:firstLine="708"/>
      </w:pPr>
      <w:r>
        <w:t>Esta p</w:t>
      </w:r>
      <w:ins w:id="749" w:author="Rui" w:date="2018-04-22T19:03:00Z">
        <w:r w:rsidR="00673FD1">
          <w:t>á</w:t>
        </w:r>
      </w:ins>
      <w:del w:id="750" w:author="Rui" w:date="2018-04-22T19:03:00Z">
        <w:r w:rsidDel="00673FD1">
          <w:delText>a</w:delText>
        </w:r>
      </w:del>
      <w:r>
        <w:t>gina demonstra:</w:t>
      </w:r>
    </w:p>
    <w:p w:rsidR="009F4CD7" w:rsidRDefault="009F4CD7" w:rsidP="009F4CD7">
      <w:pPr>
        <w:pStyle w:val="PargrafodaLista"/>
        <w:numPr>
          <w:ilvl w:val="0"/>
          <w:numId w:val="14"/>
        </w:numPr>
      </w:pPr>
      <w:r>
        <w:t>Valores e ambições da PS Tec</w:t>
      </w:r>
      <w:ins w:id="751" w:author="Rui" w:date="2018-04-22T19:03:00Z">
        <w:r w:rsidR="00673FD1">
          <w:t>,</w:t>
        </w:r>
      </w:ins>
    </w:p>
    <w:p w:rsidR="009F4CD7" w:rsidRDefault="009F4CD7" w:rsidP="009F4CD7">
      <w:pPr>
        <w:pStyle w:val="PargrafodaLista"/>
        <w:numPr>
          <w:ilvl w:val="0"/>
          <w:numId w:val="14"/>
        </w:numPr>
      </w:pPr>
      <w:r>
        <w:t>Contactos</w:t>
      </w:r>
      <w:ins w:id="752" w:author="Rui" w:date="2018-04-22T19:03:00Z">
        <w:r w:rsidR="00673FD1">
          <w:t>,</w:t>
        </w:r>
      </w:ins>
    </w:p>
    <w:p w:rsidR="009F4CD7" w:rsidRDefault="009F4CD7" w:rsidP="009F4CD7">
      <w:pPr>
        <w:pStyle w:val="PargrafodaLista"/>
        <w:numPr>
          <w:ilvl w:val="0"/>
          <w:numId w:val="14"/>
        </w:numPr>
      </w:pPr>
      <w:r>
        <w:t>Parcerias importantes</w:t>
      </w:r>
      <w:ins w:id="753" w:author="Rui" w:date="2018-04-22T19:03:00Z">
        <w:r w:rsidR="00673FD1">
          <w:t>,</w:t>
        </w:r>
      </w:ins>
    </w:p>
    <w:p w:rsidR="009F4CD7" w:rsidRDefault="009F4CD7" w:rsidP="009F4CD7">
      <w:pPr>
        <w:pStyle w:val="PargrafodaLista"/>
        <w:numPr>
          <w:ilvl w:val="0"/>
          <w:numId w:val="14"/>
        </w:numPr>
      </w:pPr>
      <w:r>
        <w:t>Colaboradores registrados na aplicação</w:t>
      </w:r>
      <w:del w:id="754" w:author="Rui" w:date="2018-04-22T19:03:00Z">
        <w:r w:rsidDel="00673FD1">
          <w:delText xml:space="preserve"> </w:delText>
        </w:r>
      </w:del>
      <w:ins w:id="755" w:author="Rui" w:date="2018-04-22T19:03:00Z">
        <w:r w:rsidR="00673FD1">
          <w:t>,</w:t>
        </w:r>
      </w:ins>
    </w:p>
    <w:p w:rsidR="009F4CD7" w:rsidRDefault="009F4CD7" w:rsidP="009F4CD7">
      <w:pPr>
        <w:pStyle w:val="PargrafodaLista"/>
        <w:numPr>
          <w:ilvl w:val="0"/>
          <w:numId w:val="14"/>
        </w:numPr>
      </w:pPr>
      <w:r>
        <w:t>Clientes já registrados</w:t>
      </w:r>
      <w:ins w:id="756" w:author="Rui" w:date="2018-04-22T19:03:00Z">
        <w:r w:rsidR="00673FD1">
          <w:t>,</w:t>
        </w:r>
      </w:ins>
    </w:p>
    <w:p w:rsidR="009F4CD7" w:rsidRDefault="009F4CD7" w:rsidP="009F4CD7">
      <w:pPr>
        <w:ind w:firstLine="708"/>
      </w:pPr>
      <w:r>
        <w:t xml:space="preserve">Como referido anteriormente existem dois elementos importantes </w:t>
      </w:r>
      <w:ins w:id="757" w:author="Rui" w:date="2018-04-22T19:04:00Z">
        <w:r w:rsidR="00673FD1">
          <w:t>n</w:t>
        </w:r>
      </w:ins>
      <w:r>
        <w:t xml:space="preserve">a aplicação que podem ser verificados nesta </w:t>
      </w:r>
      <w:del w:id="758" w:author="Rui" w:date="2018-04-22T19:05:00Z">
        <w:r w:rsidDel="00673FD1">
          <w:delText>pagina</w:delText>
        </w:r>
      </w:del>
      <w:ins w:id="759" w:author="Rui" w:date="2018-04-22T19:05:00Z">
        <w:r w:rsidR="00673FD1">
          <w:t>página</w:t>
        </w:r>
      </w:ins>
      <w:r>
        <w:t xml:space="preserve">, o primeiro desses é o </w:t>
      </w:r>
      <w:r w:rsidRPr="00673FD1">
        <w:rPr>
          <w:i/>
          <w:rPrChange w:id="760" w:author="Rui" w:date="2018-04-22T19:04:00Z">
            <w:rPr/>
          </w:rPrChange>
        </w:rPr>
        <w:t>rich widget</w:t>
      </w:r>
      <w:r>
        <w:t xml:space="preserve"> Tabs, que pode ser verificado </w:t>
      </w:r>
      <w:del w:id="761" w:author="Rui" w:date="2018-04-22T19:04:00Z">
        <w:r w:rsidDel="00673FD1">
          <w:delText xml:space="preserve">do </w:delText>
        </w:r>
      </w:del>
      <w:ins w:id="762" w:author="Rui" w:date="2018-04-22T19:04:00Z">
        <w:r w:rsidR="00673FD1">
          <w:t xml:space="preserve">no </w:t>
        </w:r>
      </w:ins>
      <w:r>
        <w:t xml:space="preserve">topo da </w:t>
      </w:r>
      <w:del w:id="763" w:author="Rui" w:date="2018-04-22T19:05:00Z">
        <w:r w:rsidDel="00673FD1">
          <w:delText>pagina</w:delText>
        </w:r>
      </w:del>
      <w:ins w:id="764" w:author="Rui" w:date="2018-04-22T19:05:00Z">
        <w:r w:rsidR="00673FD1">
          <w:t>página</w:t>
        </w:r>
      </w:ins>
      <w:r>
        <w:t xml:space="preserve">, mas especificamente no inicio da figura com borda azul </w:t>
      </w:r>
      <w:del w:id="765" w:author="Rui" w:date="2018-04-22T19:04:00Z">
        <w:r w:rsidDel="00673FD1">
          <w:delText xml:space="preserve">a </w:delText>
        </w:r>
      </w:del>
      <w:ins w:id="766" w:author="Rui" w:date="2018-04-22T19:04:00Z">
        <w:r w:rsidR="00673FD1">
          <w:t xml:space="preserve">à </w:t>
        </w:r>
      </w:ins>
      <w:r>
        <w:t>volta.</w:t>
      </w:r>
    </w:p>
    <w:p w:rsidR="00A75700" w:rsidRDefault="00A75700" w:rsidP="009F4CD7">
      <w:pPr>
        <w:ind w:firstLine="708"/>
      </w:pPr>
      <w:r>
        <w:t xml:space="preserve">Este elemento permite dividir uma </w:t>
      </w:r>
      <w:del w:id="767" w:author="Rui" w:date="2018-04-22T19:05:00Z">
        <w:r w:rsidDel="00673FD1">
          <w:delText>pagina</w:delText>
        </w:r>
      </w:del>
      <w:ins w:id="768" w:author="Rui" w:date="2018-04-22T19:05:00Z">
        <w:r w:rsidR="00673FD1">
          <w:t>página</w:t>
        </w:r>
      </w:ins>
      <w:r>
        <w:t xml:space="preserve"> até cinco partes, com uma sempre visualizada e as outras quatro escondidas. Assim quando uma </w:t>
      </w:r>
      <w:del w:id="769" w:author="Rui" w:date="2018-04-22T19:05:00Z">
        <w:r w:rsidDel="00673FD1">
          <w:delText>pagina</w:delText>
        </w:r>
      </w:del>
      <w:ins w:id="770" w:author="Rui" w:date="2018-04-22T19:05:00Z">
        <w:r w:rsidR="00673FD1">
          <w:t>página</w:t>
        </w:r>
      </w:ins>
      <w:r>
        <w:t xml:space="preserve"> inclui muita informação, em vez de ser extensa verticalmente, as informações </w:t>
      </w:r>
      <w:ins w:id="771" w:author="Rui" w:date="2018-04-22T19:04:00Z">
        <w:r w:rsidR="00673FD1">
          <w:t>e</w:t>
        </w:r>
      </w:ins>
      <w:r>
        <w:t>s</w:t>
      </w:r>
      <w:ins w:id="772" w:author="Rui" w:date="2018-04-22T19:04:00Z">
        <w:r w:rsidR="00673FD1">
          <w:t>t</w:t>
        </w:r>
      </w:ins>
      <w:r>
        <w:t xml:space="preserve">ão dividas em </w:t>
      </w:r>
      <w:r w:rsidRPr="00673FD1">
        <w:rPr>
          <w:i/>
          <w:rPrChange w:id="773" w:author="Rui" w:date="2018-04-22T19:04:00Z">
            <w:rPr/>
          </w:rPrChange>
        </w:rPr>
        <w:t>tabs</w:t>
      </w:r>
      <w:r>
        <w:t>.</w:t>
      </w:r>
    </w:p>
    <w:p w:rsidR="00A75700" w:rsidRDefault="00652BEB" w:rsidP="009F4CD7">
      <w:pPr>
        <w:ind w:firstLine="708"/>
      </w:pPr>
      <w:r>
        <w:t>Originalmente, antes de se descobri</w:t>
      </w:r>
      <w:ins w:id="774" w:author="Rui" w:date="2018-04-22T19:04:00Z">
        <w:r w:rsidR="00673FD1">
          <w:t>r</w:t>
        </w:r>
      </w:ins>
      <w:r>
        <w:t xml:space="preserve"> a existência deste rich widget, </w:t>
      </w:r>
      <w:del w:id="775" w:author="Rui" w:date="2018-04-22T19:04:00Z">
        <w:r w:rsidR="00C05496" w:rsidDel="00673FD1">
          <w:delText>f</w:delText>
        </w:r>
      </w:del>
      <w:del w:id="776" w:author="Rui" w:date="2018-04-22T18:44:00Z">
        <w:r w:rsidR="00C05496" w:rsidDel="004B3FAD">
          <w:delText>u</w:delText>
        </w:r>
      </w:del>
      <w:del w:id="777" w:author="Rui" w:date="2018-04-22T19:04:00Z">
        <w:r w:rsidR="00C05496" w:rsidDel="00673FD1">
          <w:delText>i</w:delText>
        </w:r>
      </w:del>
      <w:ins w:id="778" w:author="Rui" w:date="2018-04-22T19:04:00Z">
        <w:r w:rsidR="00673FD1">
          <w:t>foram</w:t>
        </w:r>
      </w:ins>
      <w:r w:rsidR="00C05496">
        <w:t xml:space="preserve"> </w:t>
      </w:r>
      <w:del w:id="779" w:author="Rui" w:date="2018-04-22T19:04:00Z">
        <w:r w:rsidR="00C05496" w:rsidDel="00673FD1">
          <w:delText xml:space="preserve">considerado </w:delText>
        </w:r>
      </w:del>
      <w:ins w:id="780" w:author="Rui" w:date="2018-04-22T19:04:00Z">
        <w:r w:rsidR="00673FD1">
          <w:t xml:space="preserve">consideradas </w:t>
        </w:r>
      </w:ins>
      <w:r w:rsidR="00C05496">
        <w:t>duas possibilidades, ambas com limitações notáveis.</w:t>
      </w:r>
    </w:p>
    <w:p w:rsidR="00C05496" w:rsidRDefault="00C05496" w:rsidP="009F4CD7">
      <w:pPr>
        <w:ind w:firstLine="708"/>
      </w:pPr>
      <w:r>
        <w:t xml:space="preserve">A primeira era incluir nas </w:t>
      </w:r>
      <w:del w:id="781" w:author="Rui" w:date="2018-04-22T19:05:00Z">
        <w:r w:rsidDel="00673FD1">
          <w:delText>pagina</w:delText>
        </w:r>
      </w:del>
      <w:ins w:id="782" w:author="Rui" w:date="2018-04-22T19:05:00Z">
        <w:r w:rsidR="00673FD1">
          <w:t>página</w:t>
        </w:r>
      </w:ins>
      <w:r>
        <w:t xml:space="preserve">s com muita informação um menu extra, no topo da </w:t>
      </w:r>
      <w:del w:id="783" w:author="Rui" w:date="2018-04-22T19:05:00Z">
        <w:r w:rsidDel="00673FD1">
          <w:delText>pagina</w:delText>
        </w:r>
      </w:del>
      <w:ins w:id="784" w:author="Rui" w:date="2018-04-22T19:05:00Z">
        <w:r w:rsidR="00673FD1">
          <w:t>página</w:t>
        </w:r>
      </w:ins>
      <w:r>
        <w:t xml:space="preserve">, com vários botões que demonstram a parte da </w:t>
      </w:r>
      <w:del w:id="785" w:author="Rui" w:date="2018-04-22T19:05:00Z">
        <w:r w:rsidDel="00673FD1">
          <w:delText>pagina</w:delText>
        </w:r>
      </w:del>
      <w:ins w:id="786" w:author="Rui" w:date="2018-04-22T19:05:00Z">
        <w:r w:rsidR="00673FD1">
          <w:t>página</w:t>
        </w:r>
      </w:ins>
      <w:r>
        <w:t xml:space="preserve"> desejada. Depois </w:t>
      </w:r>
      <w:del w:id="787" w:author="Rui" w:date="2018-04-22T19:06:00Z">
        <w:r w:rsidDel="00673FD1">
          <w:delText xml:space="preserve">se </w:delText>
        </w:r>
      </w:del>
      <w:r>
        <w:t>considerou</w:t>
      </w:r>
      <w:ins w:id="788" w:author="Rui" w:date="2018-04-22T19:06:00Z">
        <w:r w:rsidR="00673FD1">
          <w:t>-se</w:t>
        </w:r>
      </w:ins>
      <w:r>
        <w:t xml:space="preserve"> passar esse menu para um ponto mais abaixo e usar </w:t>
      </w:r>
      <w:r w:rsidRPr="00673FD1">
        <w:rPr>
          <w:i/>
          <w:rPrChange w:id="789" w:author="Rui" w:date="2018-04-22T19:06:00Z">
            <w:rPr/>
          </w:rPrChange>
        </w:rPr>
        <w:t>ballon</w:t>
      </w:r>
      <w:r>
        <w:t xml:space="preserve"> para esconder os botões.</w:t>
      </w:r>
    </w:p>
    <w:p w:rsidR="00C05496" w:rsidRDefault="00C05496" w:rsidP="009F4CD7">
      <w:pPr>
        <w:ind w:firstLine="708"/>
      </w:pPr>
      <w:r>
        <w:t>Ambas possibilidades envolviam alg</w:t>
      </w:r>
      <w:ins w:id="790" w:author="Rui" w:date="2018-04-22T19:06:00Z">
        <w:r w:rsidR="00673FD1">
          <w:t>um</w:t>
        </w:r>
      </w:ins>
      <w:del w:id="791" w:author="Rui" w:date="2018-04-22T19:06:00Z">
        <w:r w:rsidDel="00673FD1">
          <w:delText>o</w:delText>
        </w:r>
      </w:del>
      <w:r>
        <w:t xml:space="preserve"> código extra da parte da aplicação, </w:t>
      </w:r>
      <w:del w:id="792" w:author="Rui" w:date="2018-04-22T19:06:00Z">
        <w:r w:rsidDel="00673FD1">
          <w:delText xml:space="preserve">sendo </w:delText>
        </w:r>
      </w:del>
      <w:r>
        <w:t xml:space="preserve">para esconder a parte das </w:t>
      </w:r>
      <w:del w:id="793" w:author="Rui" w:date="2018-04-22T19:05:00Z">
        <w:r w:rsidDel="00673FD1">
          <w:delText>pagina</w:delText>
        </w:r>
      </w:del>
      <w:ins w:id="794" w:author="Rui" w:date="2018-04-22T19:05:00Z">
        <w:r w:rsidR="00673FD1">
          <w:t>página</w:t>
        </w:r>
      </w:ins>
      <w:r>
        <w:t xml:space="preserve">s que não se quer visualizar era necessário utilizar a </w:t>
      </w:r>
      <w:r>
        <w:lastRenderedPageBreak/>
        <w:t xml:space="preserve">característica Visible, associando a mesma a uma variável que era alterada com o pressionar dos botões já referidos. </w:t>
      </w:r>
    </w:p>
    <w:p w:rsidR="00C05496" w:rsidRDefault="00C05496" w:rsidP="009F4CD7">
      <w:pPr>
        <w:ind w:firstLine="708"/>
      </w:pPr>
      <w:r>
        <w:t xml:space="preserve">Esta alteração seria sempre acompanhada por um </w:t>
      </w:r>
      <w:r w:rsidRPr="00673FD1">
        <w:rPr>
          <w:i/>
          <w:rPrChange w:id="795" w:author="Rui" w:date="2018-04-22T19:07:00Z">
            <w:rPr/>
          </w:rPrChange>
        </w:rPr>
        <w:t>ajax refresh</w:t>
      </w:r>
      <w:r>
        <w:t xml:space="preserve"> que escondia as partes da </w:t>
      </w:r>
      <w:del w:id="796" w:author="Rui" w:date="2018-04-22T19:05:00Z">
        <w:r w:rsidDel="00673FD1">
          <w:delText>pagina</w:delText>
        </w:r>
      </w:del>
      <w:ins w:id="797" w:author="Rui" w:date="2018-04-22T19:05:00Z">
        <w:r w:rsidR="00673FD1">
          <w:t>página</w:t>
        </w:r>
      </w:ins>
      <w:r>
        <w:t xml:space="preserve"> não desejadas e demonstra a parte da </w:t>
      </w:r>
      <w:del w:id="798" w:author="Rui" w:date="2018-04-22T19:05:00Z">
        <w:r w:rsidDel="00673FD1">
          <w:delText>pagina</w:delText>
        </w:r>
      </w:del>
      <w:ins w:id="799" w:author="Rui" w:date="2018-04-22T19:05:00Z">
        <w:r w:rsidR="00673FD1">
          <w:t>página</w:t>
        </w:r>
      </w:ins>
      <w:r>
        <w:t xml:space="preserve"> desejada. </w:t>
      </w:r>
    </w:p>
    <w:p w:rsidR="00497421" w:rsidRDefault="00C05496" w:rsidP="009F4CD7">
      <w:pPr>
        <w:ind w:firstLine="708"/>
      </w:pPr>
      <w:r>
        <w:t xml:space="preserve">Então estas formas de visualização envolviam sempre incluir uma variável extra a </w:t>
      </w:r>
      <w:del w:id="800" w:author="Rui" w:date="2018-04-22T19:05:00Z">
        <w:r w:rsidDel="00673FD1">
          <w:delText>pagina</w:delText>
        </w:r>
      </w:del>
      <w:ins w:id="801" w:author="Rui" w:date="2018-04-22T19:05:00Z">
        <w:r w:rsidR="00673FD1">
          <w:t>página</w:t>
        </w:r>
      </w:ins>
      <w:r>
        <w:t xml:space="preserve">, como também uma Screen Action, elementos desnecessários com a </w:t>
      </w:r>
      <w:r w:rsidR="00497421">
        <w:t>utilização da Tabs.</w:t>
      </w:r>
    </w:p>
    <w:p w:rsidR="00C05496" w:rsidRDefault="00123FA3" w:rsidP="009F4CD7">
      <w:pPr>
        <w:ind w:firstLine="708"/>
      </w:pPr>
      <w:r>
        <w:t xml:space="preserve">O outro elemento utilizado nesta </w:t>
      </w:r>
      <w:del w:id="802" w:author="Rui" w:date="2018-04-22T19:05:00Z">
        <w:r w:rsidDel="00673FD1">
          <w:delText>pagina</w:delText>
        </w:r>
      </w:del>
      <w:ins w:id="803" w:author="Rui" w:date="2018-04-22T19:05:00Z">
        <w:r w:rsidR="00673FD1">
          <w:t>página</w:t>
        </w:r>
      </w:ins>
      <w:r>
        <w:t xml:space="preserve"> a notar é o </w:t>
      </w:r>
      <w:r w:rsidRPr="00673FD1">
        <w:rPr>
          <w:i/>
          <w:rPrChange w:id="804" w:author="Rui" w:date="2018-04-22T19:07:00Z">
            <w:rPr/>
          </w:rPrChange>
        </w:rPr>
        <w:t>widget</w:t>
      </w:r>
      <w:r>
        <w:t xml:space="preserve"> List Records, que permite demonstrar vários elementos obtidos na base de dados, numa estrutura bastante livre, não forçando um formato tipo tabela.</w:t>
      </w:r>
      <w:r w:rsidR="00C05496">
        <w:t xml:space="preserve"> </w:t>
      </w:r>
    </w:p>
    <w:p w:rsidR="007A3EDC" w:rsidRDefault="007A3EDC" w:rsidP="009F4CD7">
      <w:pPr>
        <w:ind w:firstLine="708"/>
      </w:pPr>
      <w:r>
        <w:t>A List Records é normalmente utilizada em situações em que se quer demonstra informação que possa ocupar mais que uma linha ou inclua pelo menos uma imagem.</w:t>
      </w:r>
    </w:p>
    <w:p w:rsidR="00C267A4" w:rsidRDefault="00123FA3" w:rsidP="001B54D5">
      <w:pPr>
        <w:rPr>
          <w:color w:val="000000" w:themeColor="text1"/>
        </w:rPr>
      </w:pPr>
      <w:r>
        <w:tab/>
        <w:t xml:space="preserve">No caso da </w:t>
      </w:r>
      <w:del w:id="805" w:author="Rui" w:date="2018-04-22T19:05:00Z">
        <w:r w:rsidDel="00673FD1">
          <w:delText>pagina</w:delText>
        </w:r>
      </w:del>
      <w:ins w:id="806" w:author="Rui" w:date="2018-04-22T19:05:00Z">
        <w:r w:rsidR="00673FD1">
          <w:t>página</w:t>
        </w:r>
      </w:ins>
      <w:r>
        <w:t xml:space="preserve"> da </w:t>
      </w:r>
      <w:r w:rsidR="0071132D">
        <w:fldChar w:fldCharType="begin"/>
      </w:r>
      <w:r w:rsidR="0071132D">
        <w:instrText xml:space="preserve"> REF _Ref511853614 \h </w:instrText>
      </w:r>
      <w:r w:rsidR="0071132D">
        <w:fldChar w:fldCharType="separate"/>
      </w:r>
      <w:r w:rsidR="0065317A">
        <w:t xml:space="preserve">Figura </w:t>
      </w:r>
      <w:r w:rsidR="0065317A">
        <w:rPr>
          <w:noProof/>
        </w:rPr>
        <w:t>16</w:t>
      </w:r>
      <w:r w:rsidR="0071132D">
        <w:fldChar w:fldCharType="end"/>
      </w:r>
      <w:r>
        <w:rPr>
          <w:color w:val="000000" w:themeColor="text1"/>
        </w:rPr>
        <w:t xml:space="preserve">, </w:t>
      </w:r>
      <w:r w:rsidR="00135F44">
        <w:rPr>
          <w:color w:val="000000" w:themeColor="text1"/>
        </w:rPr>
        <w:t xml:space="preserve">esta </w:t>
      </w:r>
      <w:r w:rsidR="00135F44" w:rsidRPr="00673FD1">
        <w:rPr>
          <w:i/>
          <w:color w:val="000000" w:themeColor="text1"/>
          <w:rPrChange w:id="807" w:author="Rui" w:date="2018-04-22T19:07:00Z">
            <w:rPr>
              <w:color w:val="000000" w:themeColor="text1"/>
            </w:rPr>
          </w:rPrChange>
        </w:rPr>
        <w:t>widget</w:t>
      </w:r>
      <w:r w:rsidR="00135F44">
        <w:rPr>
          <w:color w:val="000000" w:themeColor="text1"/>
        </w:rPr>
        <w:t xml:space="preserve"> é utilizada com a </w:t>
      </w:r>
      <w:r w:rsidR="00135F44" w:rsidRPr="00673FD1">
        <w:rPr>
          <w:i/>
          <w:color w:val="000000" w:themeColor="text1"/>
          <w:rPrChange w:id="808" w:author="Rui" w:date="2018-04-22T19:07:00Z">
            <w:rPr>
              <w:color w:val="000000" w:themeColor="text1"/>
            </w:rPr>
          </w:rPrChange>
        </w:rPr>
        <w:t>rich widget</w:t>
      </w:r>
      <w:r w:rsidR="00135F44">
        <w:rPr>
          <w:color w:val="000000" w:themeColor="text1"/>
        </w:rPr>
        <w:t xml:space="preserve"> </w:t>
      </w:r>
      <w:r w:rsidR="007A3EDC">
        <w:rPr>
          <w:color w:val="000000" w:themeColor="text1"/>
        </w:rPr>
        <w:t xml:space="preserve">Caroussel para demonstrar os clientes e colaboradores num formato simples. </w:t>
      </w:r>
    </w:p>
    <w:p w:rsidR="007A3EDC" w:rsidRDefault="007A3EDC" w:rsidP="001B54D5">
      <w:pPr>
        <w:rPr>
          <w:color w:val="000000" w:themeColor="text1"/>
        </w:rPr>
      </w:pPr>
      <w:r>
        <w:rPr>
          <w:color w:val="000000" w:themeColor="text1"/>
        </w:rPr>
        <w:tab/>
        <w:t xml:space="preserve">E cada um dos colaboradores e clientes demonstrados são representados por uma instancia do </w:t>
      </w:r>
      <w:r w:rsidRPr="00673FD1">
        <w:rPr>
          <w:i/>
          <w:color w:val="000000" w:themeColor="text1"/>
          <w:rPrChange w:id="809" w:author="Rui" w:date="2018-04-22T19:07:00Z">
            <w:rPr>
              <w:color w:val="000000" w:themeColor="text1"/>
            </w:rPr>
          </w:rPrChange>
        </w:rPr>
        <w:t>rich widget</w:t>
      </w:r>
      <w:r>
        <w:rPr>
          <w:color w:val="000000" w:themeColor="text1"/>
        </w:rPr>
        <w:t xml:space="preserve"> CardLeftImage, que permite demonstra uma figura a </w:t>
      </w:r>
      <w:del w:id="810" w:author="Rui" w:date="2018-04-22T19:08:00Z">
        <w:r w:rsidDel="00FA3289">
          <w:rPr>
            <w:color w:val="000000" w:themeColor="text1"/>
          </w:rPr>
          <w:delText xml:space="preserve">direita </w:delText>
        </w:r>
      </w:del>
      <w:ins w:id="811" w:author="Rui" w:date="2018-04-22T19:08:00Z">
        <w:r w:rsidR="00FA3289">
          <w:rPr>
            <w:color w:val="000000" w:themeColor="text1"/>
          </w:rPr>
          <w:t xml:space="preserve">esquerda </w:t>
        </w:r>
      </w:ins>
      <w:r>
        <w:rPr>
          <w:color w:val="000000" w:themeColor="text1"/>
        </w:rPr>
        <w:t xml:space="preserve">e informação geral a </w:t>
      </w:r>
      <w:del w:id="812" w:author="Rui" w:date="2018-04-22T19:08:00Z">
        <w:r w:rsidDel="00FA3289">
          <w:rPr>
            <w:color w:val="000000" w:themeColor="text1"/>
          </w:rPr>
          <w:delText>esquerda</w:delText>
        </w:r>
      </w:del>
      <w:ins w:id="813" w:author="Rui" w:date="2018-04-22T19:08:00Z">
        <w:r w:rsidR="00FA3289">
          <w:rPr>
            <w:color w:val="000000" w:themeColor="text1"/>
          </w:rPr>
          <w:t>direita</w:t>
        </w:r>
      </w:ins>
      <w:r w:rsidR="00363C25">
        <w:rPr>
          <w:color w:val="000000" w:themeColor="text1"/>
        </w:rPr>
        <w:t xml:space="preserve">. Este </w:t>
      </w:r>
      <w:r w:rsidR="00363C25" w:rsidRPr="00FA3289">
        <w:rPr>
          <w:i/>
          <w:color w:val="000000" w:themeColor="text1"/>
          <w:rPrChange w:id="814" w:author="Rui" w:date="2018-04-22T19:08:00Z">
            <w:rPr>
              <w:color w:val="000000" w:themeColor="text1"/>
            </w:rPr>
          </w:rPrChange>
        </w:rPr>
        <w:t>rich widget</w:t>
      </w:r>
      <w:r w:rsidR="00363C25">
        <w:rPr>
          <w:color w:val="000000" w:themeColor="text1"/>
        </w:rPr>
        <w:t xml:space="preserve"> </w:t>
      </w:r>
      <w:del w:id="815" w:author="Rui" w:date="2018-04-22T19:09:00Z">
        <w:r w:rsidR="00363C25" w:rsidDel="00FA3289">
          <w:rPr>
            <w:color w:val="000000" w:themeColor="text1"/>
          </w:rPr>
          <w:delText xml:space="preserve">também </w:delText>
        </w:r>
      </w:del>
      <w:r w:rsidR="00363C25">
        <w:rPr>
          <w:color w:val="000000" w:themeColor="text1"/>
        </w:rPr>
        <w:t xml:space="preserve">é utilizado </w:t>
      </w:r>
      <w:del w:id="816" w:author="Rui" w:date="2018-04-22T19:09:00Z">
        <w:r w:rsidR="00363C25" w:rsidDel="00FA3289">
          <w:rPr>
            <w:color w:val="000000" w:themeColor="text1"/>
          </w:rPr>
          <w:delText xml:space="preserve">algumas </w:delText>
        </w:r>
      </w:del>
      <w:ins w:id="817" w:author="Rui" w:date="2018-04-22T19:09:00Z">
        <w:r w:rsidR="00FA3289">
          <w:rPr>
            <w:color w:val="000000" w:themeColor="text1"/>
          </w:rPr>
          <w:t xml:space="preserve">varias </w:t>
        </w:r>
      </w:ins>
      <w:r w:rsidR="00363C25">
        <w:rPr>
          <w:color w:val="000000" w:themeColor="text1"/>
        </w:rPr>
        <w:t>vezes, principalmente em lista</w:t>
      </w:r>
      <w:ins w:id="818" w:author="Rui" w:date="2018-04-22T19:09:00Z">
        <w:r w:rsidR="00FA3289">
          <w:rPr>
            <w:color w:val="000000" w:themeColor="text1"/>
          </w:rPr>
          <w:t>s</w:t>
        </w:r>
      </w:ins>
      <w:r w:rsidR="00363C25">
        <w:rPr>
          <w:color w:val="000000" w:themeColor="text1"/>
        </w:rPr>
        <w:t xml:space="preserve"> de Users e clientes.</w:t>
      </w:r>
    </w:p>
    <w:p w:rsidR="008033A6" w:rsidRDefault="008033A6" w:rsidP="001B54D5">
      <w:pPr>
        <w:rPr>
          <w:color w:val="000000" w:themeColor="text1"/>
        </w:rPr>
      </w:pPr>
      <w:r>
        <w:rPr>
          <w:color w:val="000000" w:themeColor="text1"/>
        </w:rPr>
        <w:tab/>
        <w:t xml:space="preserve">A partir deste ponto iremos verificar </w:t>
      </w:r>
      <w:del w:id="819" w:author="Rui" w:date="2018-04-22T19:05:00Z">
        <w:r w:rsidDel="00673FD1">
          <w:rPr>
            <w:color w:val="000000" w:themeColor="text1"/>
          </w:rPr>
          <w:delText>pagina</w:delText>
        </w:r>
      </w:del>
      <w:ins w:id="820" w:author="Rui" w:date="2018-04-22T19:05:00Z">
        <w:r w:rsidR="00673FD1">
          <w:rPr>
            <w:color w:val="000000" w:themeColor="text1"/>
          </w:rPr>
          <w:t>página</w:t>
        </w:r>
      </w:ins>
      <w:r>
        <w:rPr>
          <w:color w:val="000000" w:themeColor="text1"/>
        </w:rPr>
        <w:t>s não gerais mais especificas a candidatos ou colaboradores, começando com candidatos.</w:t>
      </w:r>
    </w:p>
    <w:p w:rsidR="00660A65" w:rsidRDefault="00660A65" w:rsidP="001B54D5">
      <w:pPr>
        <w:rPr>
          <w:color w:val="000000" w:themeColor="text1"/>
        </w:rPr>
      </w:pPr>
      <w:r>
        <w:rPr>
          <w:color w:val="000000" w:themeColor="text1"/>
        </w:rPr>
        <w:tab/>
        <w:t xml:space="preserve">Estas </w:t>
      </w:r>
      <w:del w:id="821" w:author="Rui" w:date="2018-04-22T19:05:00Z">
        <w:r w:rsidDel="00673FD1">
          <w:rPr>
            <w:color w:val="000000" w:themeColor="text1"/>
          </w:rPr>
          <w:delText>pagina</w:delText>
        </w:r>
      </w:del>
      <w:ins w:id="822" w:author="Rui" w:date="2018-04-22T19:05:00Z">
        <w:r w:rsidR="00673FD1">
          <w:rPr>
            <w:color w:val="000000" w:themeColor="text1"/>
          </w:rPr>
          <w:t>página</w:t>
        </w:r>
      </w:ins>
      <w:r>
        <w:rPr>
          <w:color w:val="000000" w:themeColor="text1"/>
        </w:rPr>
        <w:t xml:space="preserve">s só podem </w:t>
      </w:r>
      <w:ins w:id="823" w:author="Rui" w:date="2018-04-22T19:09:00Z">
        <w:r w:rsidR="00FA3289">
          <w:rPr>
            <w:color w:val="000000" w:themeColor="text1"/>
          </w:rPr>
          <w:t xml:space="preserve">ser </w:t>
        </w:r>
      </w:ins>
      <w:r>
        <w:rPr>
          <w:color w:val="000000" w:themeColor="text1"/>
        </w:rPr>
        <w:t xml:space="preserve">acedidas por utilizadores que possuem um dos dois papeis já referidos, IViewCandidate e IViewEmployee. Esta restrição é estabelecida na </w:t>
      </w:r>
      <w:del w:id="824" w:author="Rui" w:date="2018-04-22T19:05:00Z">
        <w:r w:rsidDel="00673FD1">
          <w:rPr>
            <w:color w:val="000000" w:themeColor="text1"/>
          </w:rPr>
          <w:delText>pagina</w:delText>
        </w:r>
      </w:del>
      <w:ins w:id="825" w:author="Rui" w:date="2018-04-22T19:05:00Z">
        <w:r w:rsidR="00673FD1">
          <w:rPr>
            <w:color w:val="000000" w:themeColor="text1"/>
          </w:rPr>
          <w:t>página</w:t>
        </w:r>
      </w:ins>
      <w:r>
        <w:rPr>
          <w:color w:val="000000" w:themeColor="text1"/>
        </w:rPr>
        <w:t xml:space="preserve"> na sua característica de acessos por Roles.</w:t>
      </w:r>
    </w:p>
    <w:p w:rsidR="00660A65" w:rsidRDefault="00660A65" w:rsidP="001B54D5">
      <w:pPr>
        <w:rPr>
          <w:color w:val="000000" w:themeColor="text1"/>
        </w:rPr>
      </w:pPr>
      <w:r>
        <w:rPr>
          <w:color w:val="000000" w:themeColor="text1"/>
        </w:rPr>
        <w:tab/>
        <w:t xml:space="preserve">Deve ser notado que outro Role que tem acesso a todas as </w:t>
      </w:r>
      <w:del w:id="826" w:author="Rui" w:date="2018-04-22T19:05:00Z">
        <w:r w:rsidDel="00673FD1">
          <w:rPr>
            <w:color w:val="000000" w:themeColor="text1"/>
          </w:rPr>
          <w:delText>pagina</w:delText>
        </w:r>
      </w:del>
      <w:ins w:id="827" w:author="Rui" w:date="2018-04-22T19:05:00Z">
        <w:r w:rsidR="00673FD1">
          <w:rPr>
            <w:color w:val="000000" w:themeColor="text1"/>
          </w:rPr>
          <w:t>página</w:t>
        </w:r>
      </w:ins>
      <w:r>
        <w:rPr>
          <w:color w:val="000000" w:themeColor="text1"/>
        </w:rPr>
        <w:t>s é o Role UserManager.</w:t>
      </w:r>
    </w:p>
    <w:p w:rsidR="00660A65" w:rsidRPr="00123FA3" w:rsidRDefault="00660A65" w:rsidP="00660A65">
      <w:pPr>
        <w:rPr>
          <w:color w:val="000000" w:themeColor="text1"/>
        </w:rPr>
      </w:pPr>
      <w:r>
        <w:rPr>
          <w:color w:val="000000" w:themeColor="text1"/>
        </w:rPr>
        <w:tab/>
        <w:t>Na secção</w:t>
      </w:r>
      <w:r w:rsidRPr="00660A65">
        <w:rPr>
          <w:b/>
          <w:color w:val="000000" w:themeColor="text1"/>
        </w:rPr>
        <w:t xml:space="preserve"> </w:t>
      </w:r>
      <w:r w:rsidR="00A7330A" w:rsidRPr="00A7330A">
        <w:rPr>
          <w:b/>
          <w:color w:val="000000" w:themeColor="text1"/>
        </w:rPr>
        <w:fldChar w:fldCharType="begin"/>
      </w:r>
      <w:r w:rsidR="00A7330A" w:rsidRPr="00A7330A">
        <w:rPr>
          <w:b/>
          <w:color w:val="000000" w:themeColor="text1"/>
        </w:rPr>
        <w:instrText xml:space="preserve"> REF _Ref512097913 \h  \* MERGEFORMAT </w:instrText>
      </w:r>
      <w:r w:rsidR="00A7330A" w:rsidRPr="00A7330A">
        <w:rPr>
          <w:b/>
          <w:color w:val="000000" w:themeColor="text1"/>
        </w:rPr>
      </w:r>
      <w:r w:rsidR="00A7330A" w:rsidRPr="00A7330A">
        <w:rPr>
          <w:b/>
          <w:color w:val="000000" w:themeColor="text1"/>
        </w:rPr>
        <w:fldChar w:fldCharType="separate"/>
      </w:r>
      <w:r w:rsidR="0065317A" w:rsidRPr="0065317A">
        <w:rPr>
          <w:b/>
        </w:rPr>
        <w:t>Base de dados</w:t>
      </w:r>
      <w:r w:rsidR="00A7330A" w:rsidRPr="00A7330A">
        <w:rPr>
          <w:b/>
          <w:color w:val="000000" w:themeColor="text1"/>
        </w:rPr>
        <w:fldChar w:fldCharType="end"/>
      </w:r>
      <w:r w:rsidR="00A7330A" w:rsidRPr="00A7330A">
        <w:rPr>
          <w:b/>
          <w:color w:val="000000" w:themeColor="text1"/>
        </w:rPr>
        <w:t xml:space="preserve"> </w:t>
      </w:r>
      <w:r>
        <w:rPr>
          <w:color w:val="000000" w:themeColor="text1"/>
        </w:rPr>
        <w:t xml:space="preserve">foi estabelecido a existência de um currículo que um candidato pode verificar é alterar, estas duas capacidades são possíveis na </w:t>
      </w:r>
      <w:del w:id="828" w:author="Rui" w:date="2018-04-22T19:05:00Z">
        <w:r w:rsidDel="00673FD1">
          <w:rPr>
            <w:color w:val="000000" w:themeColor="text1"/>
          </w:rPr>
          <w:delText>pagina</w:delText>
        </w:r>
      </w:del>
      <w:ins w:id="829" w:author="Rui" w:date="2018-04-22T19:05:00Z">
        <w:r w:rsidR="00673FD1">
          <w:rPr>
            <w:color w:val="000000" w:themeColor="text1"/>
          </w:rPr>
          <w:t>página</w:t>
        </w:r>
      </w:ins>
      <w:r>
        <w:rPr>
          <w:color w:val="000000" w:themeColor="text1"/>
        </w:rPr>
        <w:t xml:space="preserve">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65317A">
        <w:t xml:space="preserve">Figura </w:t>
      </w:r>
      <w:r w:rsidR="0065317A">
        <w:rPr>
          <w:noProof/>
        </w:rPr>
        <w:t>17</w:t>
      </w:r>
      <w:r w:rsidR="0071132D">
        <w:rPr>
          <w:color w:val="000000" w:themeColor="text1"/>
        </w:rPr>
        <w:fldChar w:fldCharType="end"/>
      </w:r>
      <w:r>
        <w:rPr>
          <w:color w:val="000000" w:themeColor="text1"/>
        </w:rPr>
        <w:t>.</w:t>
      </w:r>
    </w:p>
    <w:p w:rsidR="00C267A4" w:rsidRDefault="00660A65" w:rsidP="001B54D5">
      <w:r>
        <w:rPr>
          <w:noProof/>
        </w:rPr>
        <w:lastRenderedPageBreak/>
        <w:drawing>
          <wp:inline distT="0" distB="0" distL="0" distR="0">
            <wp:extent cx="5391150" cy="24479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660A65" w:rsidRDefault="00660A65" w:rsidP="001B54D5"/>
    <w:p w:rsidR="00C267A4" w:rsidRDefault="00C267A4" w:rsidP="001B54D5"/>
    <w:p w:rsidR="0071132D" w:rsidRDefault="002652B2" w:rsidP="0071132D">
      <w:pPr>
        <w:keepNext/>
      </w:pPr>
      <w:r>
        <w:rPr>
          <w:noProof/>
          <w:color w:val="000000" w:themeColor="text1"/>
        </w:rPr>
        <w:drawing>
          <wp:inline distT="0" distB="0" distL="0" distR="0">
            <wp:extent cx="5391150" cy="24193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1F41C1" w:rsidRDefault="0071132D" w:rsidP="0071132D">
      <w:pPr>
        <w:pStyle w:val="Legenda"/>
        <w:rPr>
          <w:color w:val="000000" w:themeColor="text1"/>
        </w:rPr>
      </w:pPr>
      <w:bookmarkStart w:id="830" w:name="_Ref511853812"/>
      <w:bookmarkStart w:id="831" w:name="_Ref511853808"/>
      <w:bookmarkStart w:id="832" w:name="_Toc512108140"/>
      <w:r>
        <w:t xml:space="preserve">Figura </w:t>
      </w:r>
      <w:r w:rsidR="000D6232">
        <w:fldChar w:fldCharType="begin"/>
      </w:r>
      <w:r w:rsidR="000D6232">
        <w:instrText xml:space="preserve"> SEQ Figura \* ARABIC </w:instrText>
      </w:r>
      <w:r w:rsidR="000D6232">
        <w:fldChar w:fldCharType="separate"/>
      </w:r>
      <w:r w:rsidR="0065317A">
        <w:rPr>
          <w:noProof/>
        </w:rPr>
        <w:t>17</w:t>
      </w:r>
      <w:r w:rsidR="000D6232">
        <w:rPr>
          <w:noProof/>
        </w:rPr>
        <w:fldChar w:fldCharType="end"/>
      </w:r>
      <w:bookmarkEnd w:id="830"/>
      <w:r>
        <w:t xml:space="preserve"> - Frame, MyCurriculum</w:t>
      </w:r>
      <w:bookmarkEnd w:id="831"/>
      <w:bookmarkEnd w:id="832"/>
    </w:p>
    <w:p w:rsidR="00660A65" w:rsidRDefault="00660A65" w:rsidP="00660A65">
      <w:pPr>
        <w:ind w:firstLine="708"/>
        <w:rPr>
          <w:color w:val="000000" w:themeColor="text1"/>
        </w:rPr>
      </w:pPr>
      <w:r>
        <w:rPr>
          <w:color w:val="000000" w:themeColor="text1"/>
        </w:rPr>
        <w:t xml:space="preserve">Como se pode notar 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65317A">
        <w:t xml:space="preserve">Figura </w:t>
      </w:r>
      <w:r w:rsidR="0065317A">
        <w:rPr>
          <w:noProof/>
        </w:rPr>
        <w:t>17</w:t>
      </w:r>
      <w:r w:rsidR="0071132D">
        <w:rPr>
          <w:color w:val="000000" w:themeColor="text1"/>
        </w:rPr>
        <w:fldChar w:fldCharType="end"/>
      </w:r>
      <w:r>
        <w:rPr>
          <w:color w:val="000000" w:themeColor="text1"/>
        </w:rPr>
        <w:t xml:space="preserve"> é composta por mais que um elemento, com o primeiro elemento demonstrando a </w:t>
      </w:r>
      <w:del w:id="833" w:author="Rui" w:date="2018-04-22T19:05:00Z">
        <w:r w:rsidDel="00673FD1">
          <w:rPr>
            <w:color w:val="000000" w:themeColor="text1"/>
          </w:rPr>
          <w:delText>pagina</w:delText>
        </w:r>
      </w:del>
      <w:ins w:id="834" w:author="Rui" w:date="2018-04-22T19:05:00Z">
        <w:r w:rsidR="00673FD1">
          <w:rPr>
            <w:color w:val="000000" w:themeColor="text1"/>
          </w:rPr>
          <w:t>página</w:t>
        </w:r>
      </w:ins>
      <w:r>
        <w:rPr>
          <w:color w:val="000000" w:themeColor="text1"/>
        </w:rPr>
        <w:t xml:space="preserve"> quando a mesma serve para só demonstrar o currículo e o segundo elemento quando a </w:t>
      </w:r>
      <w:del w:id="835" w:author="Rui" w:date="2018-04-22T19:05:00Z">
        <w:r w:rsidDel="00673FD1">
          <w:rPr>
            <w:color w:val="000000" w:themeColor="text1"/>
          </w:rPr>
          <w:delText>pagina</w:delText>
        </w:r>
      </w:del>
      <w:ins w:id="836" w:author="Rui" w:date="2018-04-22T19:05:00Z">
        <w:r w:rsidR="00673FD1">
          <w:rPr>
            <w:color w:val="000000" w:themeColor="text1"/>
          </w:rPr>
          <w:t>página</w:t>
        </w:r>
      </w:ins>
      <w:r>
        <w:rPr>
          <w:color w:val="000000" w:themeColor="text1"/>
        </w:rPr>
        <w:t xml:space="preserve"> demonstra como a alteração ao currículo é realizada.</w:t>
      </w:r>
    </w:p>
    <w:p w:rsidR="00660A65" w:rsidRDefault="00660A65" w:rsidP="00660A65">
      <w:pPr>
        <w:rPr>
          <w:color w:val="000000" w:themeColor="text1"/>
        </w:rPr>
      </w:pPr>
      <w:r>
        <w:rPr>
          <w:color w:val="000000" w:themeColor="text1"/>
        </w:rPr>
        <w:tab/>
        <w:t>Também deve ser notado que a frame só demonstra alguns elementos do currículo, não todos</w:t>
      </w:r>
      <w:r w:rsidR="007D2048">
        <w:rPr>
          <w:color w:val="000000" w:themeColor="text1"/>
        </w:rPr>
        <w:t>.</w:t>
      </w:r>
    </w:p>
    <w:p w:rsidR="007D2048" w:rsidRDefault="007D2048" w:rsidP="00660A65">
      <w:pPr>
        <w:rPr>
          <w:color w:val="000000" w:themeColor="text1"/>
        </w:rPr>
      </w:pPr>
      <w:r>
        <w:rPr>
          <w:color w:val="000000" w:themeColor="text1"/>
        </w:rPr>
        <w:tab/>
        <w:t xml:space="preserve">Esta </w:t>
      </w:r>
      <w:del w:id="837" w:author="Rui" w:date="2018-04-22T19:05:00Z">
        <w:r w:rsidDel="00673FD1">
          <w:rPr>
            <w:color w:val="000000" w:themeColor="text1"/>
          </w:rPr>
          <w:delText>pagina</w:delText>
        </w:r>
      </w:del>
      <w:ins w:id="838" w:author="Rui" w:date="2018-04-22T19:05:00Z">
        <w:r w:rsidR="00673FD1">
          <w:rPr>
            <w:color w:val="000000" w:themeColor="text1"/>
          </w:rPr>
          <w:t>página</w:t>
        </w:r>
      </w:ins>
      <w:r>
        <w:rPr>
          <w:color w:val="000000" w:themeColor="text1"/>
        </w:rPr>
        <w:t xml:space="preserve"> serve como exemplo da utilização de alguns </w:t>
      </w:r>
      <w:r w:rsidRPr="00FA3289">
        <w:rPr>
          <w:i/>
          <w:color w:val="000000" w:themeColor="text1"/>
          <w:rPrChange w:id="839" w:author="Rui" w:date="2018-04-22T19:11:00Z">
            <w:rPr>
              <w:color w:val="000000" w:themeColor="text1"/>
            </w:rPr>
          </w:rPrChange>
        </w:rPr>
        <w:t>inputs</w:t>
      </w:r>
      <w:r>
        <w:rPr>
          <w:color w:val="000000" w:themeColor="text1"/>
        </w:rPr>
        <w:t xml:space="preserve"> da aplicação como também de dois </w:t>
      </w:r>
      <w:r w:rsidRPr="00FA3289">
        <w:rPr>
          <w:i/>
          <w:color w:val="000000" w:themeColor="text1"/>
          <w:rPrChange w:id="840" w:author="Rui" w:date="2018-04-22T19:11:00Z">
            <w:rPr>
              <w:color w:val="000000" w:themeColor="text1"/>
            </w:rPr>
          </w:rPrChange>
        </w:rPr>
        <w:t>widgets</w:t>
      </w:r>
      <w:r>
        <w:rPr>
          <w:color w:val="000000" w:themeColor="text1"/>
        </w:rPr>
        <w:t xml:space="preserve"> muitas vezes utilizados para demonstrar e alterar informação.</w:t>
      </w:r>
    </w:p>
    <w:p w:rsidR="007D2048" w:rsidRDefault="007D2048" w:rsidP="00660A65">
      <w:pPr>
        <w:rPr>
          <w:color w:val="000000" w:themeColor="text1"/>
        </w:rPr>
      </w:pPr>
      <w:r>
        <w:rPr>
          <w:color w:val="000000" w:themeColor="text1"/>
        </w:rPr>
        <w:tab/>
        <w:t xml:space="preserve">Tais </w:t>
      </w:r>
      <w:r w:rsidRPr="00FA3289">
        <w:rPr>
          <w:i/>
          <w:color w:val="000000" w:themeColor="text1"/>
          <w:rPrChange w:id="841" w:author="Rui" w:date="2018-04-22T19:11:00Z">
            <w:rPr>
              <w:color w:val="000000" w:themeColor="text1"/>
            </w:rPr>
          </w:rPrChange>
        </w:rPr>
        <w:t>widgets</w:t>
      </w:r>
      <w:r>
        <w:rPr>
          <w:color w:val="000000" w:themeColor="text1"/>
        </w:rPr>
        <w:t xml:space="preserve"> são Show Record e Edit Record, ambos partilham </w:t>
      </w:r>
      <w:del w:id="842" w:author="Rui" w:date="2018-04-22T19:11:00Z">
        <w:r w:rsidDel="00FA3289">
          <w:rPr>
            <w:color w:val="000000" w:themeColor="text1"/>
          </w:rPr>
          <w:delText xml:space="preserve">um </w:delText>
        </w:r>
      </w:del>
      <w:ins w:id="843" w:author="Rui" w:date="2018-04-22T19:11:00Z">
        <w:r w:rsidR="00FA3289">
          <w:rPr>
            <w:color w:val="000000" w:themeColor="text1"/>
          </w:rPr>
          <w:t xml:space="preserve">o </w:t>
        </w:r>
      </w:ins>
      <w:r>
        <w:rPr>
          <w:color w:val="000000" w:themeColor="text1"/>
        </w:rPr>
        <w:t>formato</w:t>
      </w:r>
      <w:del w:id="844" w:author="Rui" w:date="2018-04-22T19:11:00Z">
        <w:r w:rsidDel="00FA3289">
          <w:rPr>
            <w:color w:val="000000" w:themeColor="text1"/>
          </w:rPr>
          <w:delText>, formato</w:delText>
        </w:r>
      </w:del>
      <w:r>
        <w:rPr>
          <w:color w:val="000000" w:themeColor="text1"/>
        </w:rPr>
        <w:t xml:space="preserve"> tabela</w:t>
      </w:r>
      <w:del w:id="845" w:author="Rui" w:date="2018-04-22T19:11:00Z">
        <w:r w:rsidDel="00FA3289">
          <w:rPr>
            <w:color w:val="000000" w:themeColor="text1"/>
          </w:rPr>
          <w:delText>,</w:delText>
        </w:r>
      </w:del>
      <w:r>
        <w:rPr>
          <w:color w:val="000000" w:themeColor="text1"/>
        </w:rPr>
        <w:t xml:space="preserve"> e por isso são bastante utilizados em conjunto e </w:t>
      </w:r>
      <w:del w:id="846" w:author="Rui" w:date="2018-04-22T19:11:00Z">
        <w:r w:rsidDel="00FA3289">
          <w:rPr>
            <w:color w:val="000000" w:themeColor="text1"/>
          </w:rPr>
          <w:delText xml:space="preserve">as </w:delText>
        </w:r>
      </w:del>
      <w:ins w:id="847" w:author="Rui" w:date="2018-04-22T19:11:00Z">
        <w:r w:rsidR="00FA3289">
          <w:rPr>
            <w:color w:val="000000" w:themeColor="text1"/>
          </w:rPr>
          <w:t xml:space="preserve">às </w:t>
        </w:r>
      </w:ins>
      <w:r>
        <w:rPr>
          <w:color w:val="000000" w:themeColor="text1"/>
        </w:rPr>
        <w:t xml:space="preserve">vezes separados. O formato apesar de simples combina visualmente com qualquer </w:t>
      </w:r>
      <w:del w:id="848" w:author="Rui" w:date="2018-04-22T19:05:00Z">
        <w:r w:rsidDel="00673FD1">
          <w:rPr>
            <w:color w:val="000000" w:themeColor="text1"/>
          </w:rPr>
          <w:delText>pagina</w:delText>
        </w:r>
      </w:del>
      <w:ins w:id="849" w:author="Rui" w:date="2018-04-22T19:05:00Z">
        <w:r w:rsidR="00673FD1">
          <w:rPr>
            <w:color w:val="000000" w:themeColor="text1"/>
          </w:rPr>
          <w:t>página</w:t>
        </w:r>
      </w:ins>
      <w:r>
        <w:rPr>
          <w:color w:val="000000" w:themeColor="text1"/>
        </w:rPr>
        <w:t xml:space="preserve"> e por isso tem uma utilidade regular quando se quer demonstra ou introduzir informação extensa.</w:t>
      </w:r>
    </w:p>
    <w:p w:rsidR="007D2048" w:rsidRDefault="007D2048" w:rsidP="00660A65">
      <w:pPr>
        <w:rPr>
          <w:color w:val="000000" w:themeColor="text1"/>
        </w:rPr>
      </w:pPr>
      <w:r>
        <w:rPr>
          <w:color w:val="000000" w:themeColor="text1"/>
        </w:rPr>
        <w:lastRenderedPageBreak/>
        <w:tab/>
      </w:r>
      <w:r w:rsidR="00A253FC">
        <w:rPr>
          <w:color w:val="000000" w:themeColor="text1"/>
        </w:rPr>
        <w:t xml:space="preserve">Nesta </w:t>
      </w:r>
      <w:del w:id="850" w:author="Rui" w:date="2018-04-22T19:05:00Z">
        <w:r w:rsidR="00A253FC" w:rsidDel="00673FD1">
          <w:rPr>
            <w:color w:val="000000" w:themeColor="text1"/>
          </w:rPr>
          <w:delText>pagina</w:delText>
        </w:r>
      </w:del>
      <w:ins w:id="851" w:author="Rui" w:date="2018-04-22T19:05:00Z">
        <w:r w:rsidR="00673FD1">
          <w:rPr>
            <w:color w:val="000000" w:themeColor="text1"/>
          </w:rPr>
          <w:t>página</w:t>
        </w:r>
      </w:ins>
      <w:r w:rsidR="00A253FC">
        <w:rPr>
          <w:color w:val="000000" w:themeColor="text1"/>
        </w:rPr>
        <w:t xml:space="preserve"> </w:t>
      </w:r>
      <w:del w:id="852" w:author="Rui" w:date="2018-04-22T19:12:00Z">
        <w:r w:rsidR="00A253FC" w:rsidDel="00FA3289">
          <w:rPr>
            <w:color w:val="000000" w:themeColor="text1"/>
          </w:rPr>
          <w:delText xml:space="preserve">é </w:delText>
        </w:r>
      </w:del>
      <w:ins w:id="853" w:author="Rui" w:date="2018-04-22T19:12:00Z">
        <w:r w:rsidR="00FA3289">
          <w:rPr>
            <w:color w:val="000000" w:themeColor="text1"/>
          </w:rPr>
          <w:t xml:space="preserve">são </w:t>
        </w:r>
      </w:ins>
      <w:r w:rsidR="00A253FC">
        <w:rPr>
          <w:color w:val="000000" w:themeColor="text1"/>
        </w:rPr>
        <w:t>utilizado</w:t>
      </w:r>
      <w:ins w:id="854" w:author="Rui" w:date="2018-04-22T19:12:00Z">
        <w:r w:rsidR="00FA3289">
          <w:rPr>
            <w:color w:val="000000" w:themeColor="text1"/>
          </w:rPr>
          <w:t>s</w:t>
        </w:r>
      </w:ins>
      <w:r w:rsidR="00A253FC">
        <w:rPr>
          <w:color w:val="000000" w:themeColor="text1"/>
        </w:rPr>
        <w:t xml:space="preserve"> dois </w:t>
      </w:r>
      <w:r w:rsidR="00A253FC" w:rsidRPr="00FA3289">
        <w:rPr>
          <w:i/>
          <w:color w:val="000000" w:themeColor="text1"/>
          <w:rPrChange w:id="855" w:author="Rui" w:date="2018-04-22T19:12:00Z">
            <w:rPr>
              <w:color w:val="000000" w:themeColor="text1"/>
            </w:rPr>
          </w:rPrChange>
        </w:rPr>
        <w:t>inputs</w:t>
      </w:r>
      <w:r w:rsidR="00A253FC">
        <w:rPr>
          <w:color w:val="000000" w:themeColor="text1"/>
        </w:rPr>
        <w:t xml:space="preserve"> que irão aparecer algumas vezes, primeiro é o Combo Box, verificado a frente de “Date Of Birth” no segundo elemento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65317A">
        <w:t xml:space="preserve">Figura </w:t>
      </w:r>
      <w:r w:rsidR="0065317A">
        <w:rPr>
          <w:noProof/>
        </w:rPr>
        <w:t>17</w:t>
      </w:r>
      <w:r w:rsidR="0071132D">
        <w:rPr>
          <w:color w:val="000000" w:themeColor="text1"/>
        </w:rPr>
        <w:fldChar w:fldCharType="end"/>
      </w:r>
      <w:r w:rsidR="00A253FC">
        <w:rPr>
          <w:color w:val="000000" w:themeColor="text1"/>
        </w:rPr>
        <w:t>.</w:t>
      </w:r>
    </w:p>
    <w:p w:rsidR="00A253FC" w:rsidRDefault="00A253FC" w:rsidP="00660A65">
      <w:pPr>
        <w:rPr>
          <w:color w:val="000000" w:themeColor="text1"/>
        </w:rPr>
      </w:pPr>
      <w:r>
        <w:rPr>
          <w:color w:val="000000" w:themeColor="text1"/>
        </w:rPr>
        <w:tab/>
      </w:r>
      <w:r w:rsidR="001742AC">
        <w:rPr>
          <w:color w:val="000000" w:themeColor="text1"/>
        </w:rPr>
        <w:t xml:space="preserve">Este </w:t>
      </w:r>
      <w:r w:rsidR="001742AC" w:rsidRPr="00FA3289">
        <w:rPr>
          <w:i/>
          <w:color w:val="000000" w:themeColor="text1"/>
          <w:rPrChange w:id="856" w:author="Rui" w:date="2018-04-22T19:12:00Z">
            <w:rPr>
              <w:color w:val="000000" w:themeColor="text1"/>
            </w:rPr>
          </w:rPrChange>
        </w:rPr>
        <w:t>input</w:t>
      </w:r>
      <w:r w:rsidR="001742AC">
        <w:rPr>
          <w:color w:val="000000" w:themeColor="text1"/>
        </w:rPr>
        <w:t xml:space="preserve"> permite associar a uma variável um valor duma lista estabelecida, assim limitando o valor escolhido a valores na lista. No exemplo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65317A">
        <w:t xml:space="preserve">Figura </w:t>
      </w:r>
      <w:r w:rsidR="0065317A">
        <w:rPr>
          <w:noProof/>
        </w:rPr>
        <w:t>17</w:t>
      </w:r>
      <w:r w:rsidR="0071132D">
        <w:rPr>
          <w:color w:val="000000" w:themeColor="text1"/>
        </w:rPr>
        <w:fldChar w:fldCharType="end"/>
      </w:r>
      <w:r w:rsidR="001742AC">
        <w:rPr>
          <w:color w:val="000000" w:themeColor="text1"/>
        </w:rPr>
        <w:t>, a língua nativa do currículo é limitada a línguas reconhecidas pela aplicação, instancias da entidade Languages.</w:t>
      </w:r>
    </w:p>
    <w:p w:rsidR="001742AC" w:rsidRDefault="001742AC" w:rsidP="00660A65">
      <w:pPr>
        <w:rPr>
          <w:color w:val="000000" w:themeColor="text1"/>
        </w:rPr>
      </w:pPr>
      <w:r>
        <w:rPr>
          <w:color w:val="000000" w:themeColor="text1"/>
        </w:rPr>
        <w:tab/>
        <w:t xml:space="preserve">O outro </w:t>
      </w:r>
      <w:r w:rsidRPr="00FA3289">
        <w:rPr>
          <w:i/>
          <w:color w:val="000000" w:themeColor="text1"/>
          <w:rPrChange w:id="857" w:author="Rui" w:date="2018-04-22T19:12:00Z">
            <w:rPr>
              <w:color w:val="000000" w:themeColor="text1"/>
            </w:rPr>
          </w:rPrChange>
        </w:rPr>
        <w:t>input</w:t>
      </w:r>
      <w:r>
        <w:rPr>
          <w:color w:val="000000" w:themeColor="text1"/>
        </w:rPr>
        <w:t xml:space="preserve"> é na verdade a combinação de um input simples, mais o </w:t>
      </w:r>
      <w:r w:rsidRPr="00FA3289">
        <w:rPr>
          <w:i/>
          <w:color w:val="000000" w:themeColor="text1"/>
          <w:rPrChange w:id="858" w:author="Rui" w:date="2018-04-22T19:12:00Z">
            <w:rPr>
              <w:color w:val="000000" w:themeColor="text1"/>
            </w:rPr>
          </w:rPrChange>
        </w:rPr>
        <w:t>rich widget</w:t>
      </w:r>
      <w:r>
        <w:rPr>
          <w:color w:val="000000" w:themeColor="text1"/>
        </w:rPr>
        <w:t xml:space="preserve"> Input </w:t>
      </w:r>
      <w:del w:id="859" w:author="Rui" w:date="2018-04-22T19:12:00Z">
        <w:r w:rsidDel="00FA3289">
          <w:rPr>
            <w:color w:val="000000" w:themeColor="text1"/>
          </w:rPr>
          <w:delText>Calende</w:delText>
        </w:r>
        <w:r w:rsidR="000E0AB6" w:rsidDel="00FA3289">
          <w:rPr>
            <w:color w:val="000000" w:themeColor="text1"/>
          </w:rPr>
          <w:delText>r</w:delText>
        </w:r>
      </w:del>
      <w:ins w:id="860" w:author="Rui" w:date="2018-04-22T19:12:00Z">
        <w:r w:rsidR="00FA3289">
          <w:rPr>
            <w:color w:val="000000" w:themeColor="text1"/>
          </w:rPr>
          <w:t>Calendar</w:t>
        </w:r>
      </w:ins>
      <w:r w:rsidR="000E0AB6">
        <w:rPr>
          <w:color w:val="000000" w:themeColor="text1"/>
        </w:rPr>
        <w:t xml:space="preserve">, que </w:t>
      </w:r>
      <w:r w:rsidR="00B376D8">
        <w:rPr>
          <w:color w:val="000000" w:themeColor="text1"/>
        </w:rPr>
        <w:t xml:space="preserve">faz aparecer um calendário onde se pode escolher uma data cada vez que o </w:t>
      </w:r>
      <w:r w:rsidR="00B376D8" w:rsidRPr="00FA3289">
        <w:rPr>
          <w:i/>
          <w:color w:val="000000" w:themeColor="text1"/>
          <w:rPrChange w:id="861" w:author="Rui" w:date="2018-04-22T19:12:00Z">
            <w:rPr>
              <w:color w:val="000000" w:themeColor="text1"/>
            </w:rPr>
          </w:rPrChange>
        </w:rPr>
        <w:t>input</w:t>
      </w:r>
      <w:r w:rsidR="00B376D8">
        <w:rPr>
          <w:color w:val="000000" w:themeColor="text1"/>
        </w:rPr>
        <w:t xml:space="preserve"> normal é pressionado, com a data escolhida sendo demonstrada nesse mesmo </w:t>
      </w:r>
      <w:r w:rsidR="00B376D8" w:rsidRPr="00FA3289">
        <w:rPr>
          <w:i/>
          <w:color w:val="000000" w:themeColor="text1"/>
          <w:rPrChange w:id="862" w:author="Rui" w:date="2018-04-22T19:12:00Z">
            <w:rPr>
              <w:color w:val="000000" w:themeColor="text1"/>
            </w:rPr>
          </w:rPrChange>
        </w:rPr>
        <w:t>input</w:t>
      </w:r>
      <w:r w:rsidR="00B376D8">
        <w:rPr>
          <w:color w:val="000000" w:themeColor="text1"/>
        </w:rPr>
        <w:t>.</w:t>
      </w:r>
    </w:p>
    <w:p w:rsidR="00B376D8" w:rsidRDefault="0060274E" w:rsidP="00660A65">
      <w:r>
        <w:rPr>
          <w:color w:val="000000" w:themeColor="text1"/>
        </w:rPr>
        <w:tab/>
        <w:t xml:space="preserve">Como também </w:t>
      </w:r>
      <w:del w:id="863" w:author="Rui" w:date="2018-04-22T18:45:00Z">
        <w:r w:rsidDel="004B3FAD">
          <w:rPr>
            <w:color w:val="000000" w:themeColor="text1"/>
          </w:rPr>
          <w:delText>fui</w:delText>
        </w:r>
      </w:del>
      <w:ins w:id="864" w:author="Rui" w:date="2018-04-22T18:45:00Z">
        <w:r w:rsidR="004B3FAD">
          <w:rPr>
            <w:color w:val="000000" w:themeColor="text1"/>
          </w:rPr>
          <w:t>foi</w:t>
        </w:r>
      </w:ins>
      <w:r>
        <w:rPr>
          <w:color w:val="000000" w:themeColor="text1"/>
        </w:rPr>
        <w:t xml:space="preserve"> referido na secção</w:t>
      </w:r>
      <w:r w:rsidRPr="00A7330A">
        <w:rPr>
          <w:b/>
          <w:color w:val="000000" w:themeColor="text1"/>
        </w:rPr>
        <w:t xml:space="preserve"> </w:t>
      </w:r>
      <w:r w:rsidR="00A7330A" w:rsidRPr="00A7330A">
        <w:rPr>
          <w:b/>
          <w:color w:val="000000" w:themeColor="text1"/>
        </w:rPr>
        <w:fldChar w:fldCharType="begin"/>
      </w:r>
      <w:r w:rsidR="00A7330A" w:rsidRPr="00A7330A">
        <w:rPr>
          <w:b/>
          <w:color w:val="000000" w:themeColor="text1"/>
        </w:rPr>
        <w:instrText xml:space="preserve"> REF _Ref512097913 \h  \* MERGEFORMAT </w:instrText>
      </w:r>
      <w:r w:rsidR="00A7330A" w:rsidRPr="00A7330A">
        <w:rPr>
          <w:b/>
          <w:color w:val="000000" w:themeColor="text1"/>
        </w:rPr>
      </w:r>
      <w:r w:rsidR="00A7330A" w:rsidRPr="00A7330A">
        <w:rPr>
          <w:b/>
          <w:color w:val="000000" w:themeColor="text1"/>
        </w:rPr>
        <w:fldChar w:fldCharType="separate"/>
      </w:r>
      <w:r w:rsidR="0065317A" w:rsidRPr="0065317A">
        <w:rPr>
          <w:b/>
        </w:rPr>
        <w:t>Base de dados</w:t>
      </w:r>
      <w:r w:rsidR="00A7330A" w:rsidRPr="00A7330A">
        <w:rPr>
          <w:b/>
          <w:color w:val="000000" w:themeColor="text1"/>
        </w:rPr>
        <w:fldChar w:fldCharType="end"/>
      </w:r>
      <w:r w:rsidRPr="0060274E">
        <w:rPr>
          <w:color w:val="000000" w:themeColor="text1"/>
        </w:rPr>
        <w:t xml:space="preserve">, </w:t>
      </w:r>
      <w:r>
        <w:rPr>
          <w:color w:val="000000" w:themeColor="text1"/>
        </w:rPr>
        <w:t xml:space="preserve">um candidato consegue controlar o seu </w:t>
      </w:r>
      <w:del w:id="865" w:author="Rui" w:date="2018-04-22T17:29:00Z">
        <w:r w:rsidDel="00D5784C">
          <w:rPr>
            <w:color w:val="000000" w:themeColor="text1"/>
          </w:rPr>
          <w:delText>dossier</w:delText>
        </w:r>
      </w:del>
      <w:ins w:id="866" w:author="Rui" w:date="2018-04-22T17:29:00Z">
        <w:r w:rsidR="00D5784C">
          <w:rPr>
            <w:color w:val="000000" w:themeColor="text1"/>
          </w:rPr>
          <w:t>dossiê</w:t>
        </w:r>
      </w:ins>
      <w:r>
        <w:rPr>
          <w:color w:val="000000" w:themeColor="text1"/>
        </w:rPr>
        <w:t xml:space="preserve"> de capacidades que é composto de várias entidades associadas ao colaborador. A </w:t>
      </w:r>
      <w:del w:id="867" w:author="Rui" w:date="2018-04-22T19:05:00Z">
        <w:r w:rsidDel="00673FD1">
          <w:rPr>
            <w:color w:val="000000" w:themeColor="text1"/>
          </w:rPr>
          <w:delText>pagina</w:delText>
        </w:r>
      </w:del>
      <w:ins w:id="868" w:author="Rui" w:date="2018-04-22T19:05:00Z">
        <w:r w:rsidR="00673FD1">
          <w:rPr>
            <w:color w:val="000000" w:themeColor="text1"/>
          </w:rPr>
          <w:t>página</w:t>
        </w:r>
      </w:ins>
      <w:r>
        <w:rPr>
          <w:color w:val="000000" w:themeColor="text1"/>
        </w:rPr>
        <w:t xml:space="preserve"> verificada na </w:t>
      </w:r>
      <w:r w:rsidR="0071132D">
        <w:rPr>
          <w:color w:val="000000" w:themeColor="text1"/>
        </w:rPr>
        <w:fldChar w:fldCharType="begin"/>
      </w:r>
      <w:r w:rsidR="0071132D">
        <w:rPr>
          <w:color w:val="000000" w:themeColor="text1"/>
        </w:rPr>
        <w:instrText xml:space="preserve"> REF _Ref511853918 \h </w:instrText>
      </w:r>
      <w:r w:rsidR="0071132D">
        <w:rPr>
          <w:color w:val="000000" w:themeColor="text1"/>
        </w:rPr>
      </w:r>
      <w:r w:rsidR="0071132D">
        <w:rPr>
          <w:color w:val="000000" w:themeColor="text1"/>
        </w:rPr>
        <w:fldChar w:fldCharType="separate"/>
      </w:r>
      <w:r w:rsidR="0065317A">
        <w:t xml:space="preserve">Figura </w:t>
      </w:r>
      <w:r w:rsidR="0065317A">
        <w:rPr>
          <w:noProof/>
        </w:rPr>
        <w:t>18</w:t>
      </w:r>
      <w:r w:rsidR="0071132D">
        <w:rPr>
          <w:color w:val="000000" w:themeColor="text1"/>
        </w:rPr>
        <w:fldChar w:fldCharType="end"/>
      </w:r>
      <w:r>
        <w:t xml:space="preserve">, demonstra esta </w:t>
      </w:r>
      <w:del w:id="869" w:author="Rui" w:date="2018-04-22T19:05:00Z">
        <w:r w:rsidDel="00673FD1">
          <w:delText>pagina</w:delText>
        </w:r>
      </w:del>
      <w:ins w:id="870" w:author="Rui" w:date="2018-04-22T19:05:00Z">
        <w:r w:rsidR="00673FD1">
          <w:t>página</w:t>
        </w:r>
      </w:ins>
      <w:r>
        <w:t xml:space="preserve"> que introduz alguns elementos notáveis e regularmente utilizados na aplicação.</w:t>
      </w:r>
    </w:p>
    <w:p w:rsidR="0071132D" w:rsidRDefault="00297C3E" w:rsidP="0071132D">
      <w:pPr>
        <w:keepNext/>
        <w:jc w:val="center"/>
      </w:pPr>
      <w:r>
        <w:rPr>
          <w:noProof/>
        </w:rPr>
        <w:lastRenderedPageBreak/>
        <w:drawing>
          <wp:inline distT="0" distB="0" distL="0" distR="0">
            <wp:extent cx="4933950" cy="88868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33950" cy="8886825"/>
                    </a:xfrm>
                    <a:prstGeom prst="rect">
                      <a:avLst/>
                    </a:prstGeom>
                    <a:noFill/>
                    <a:ln>
                      <a:noFill/>
                    </a:ln>
                  </pic:spPr>
                </pic:pic>
              </a:graphicData>
            </a:graphic>
          </wp:inline>
        </w:drawing>
      </w:r>
    </w:p>
    <w:p w:rsidR="0071132D" w:rsidRDefault="0071132D" w:rsidP="0071132D">
      <w:pPr>
        <w:pStyle w:val="Legenda"/>
      </w:pPr>
      <w:bookmarkStart w:id="871" w:name="_Ref511853918"/>
      <w:bookmarkStart w:id="872" w:name="_Toc512108141"/>
      <w:r>
        <w:lastRenderedPageBreak/>
        <w:t xml:space="preserve">Figura </w:t>
      </w:r>
      <w:r w:rsidR="000D6232">
        <w:fldChar w:fldCharType="begin"/>
      </w:r>
      <w:r w:rsidR="000D6232">
        <w:instrText xml:space="preserve"> SEQ Figura \* ARABIC </w:instrText>
      </w:r>
      <w:r w:rsidR="000D6232">
        <w:fldChar w:fldCharType="separate"/>
      </w:r>
      <w:r w:rsidR="0065317A">
        <w:rPr>
          <w:noProof/>
        </w:rPr>
        <w:t>18</w:t>
      </w:r>
      <w:r w:rsidR="000D6232">
        <w:rPr>
          <w:noProof/>
        </w:rPr>
        <w:fldChar w:fldCharType="end"/>
      </w:r>
      <w:bookmarkEnd w:id="871"/>
      <w:r>
        <w:t xml:space="preserve"> - Frames, MyProfile</w:t>
      </w:r>
      <w:bookmarkEnd w:id="872"/>
    </w:p>
    <w:p w:rsidR="00297C3E" w:rsidRDefault="00297C3E" w:rsidP="00297C3E">
      <w:r>
        <w:tab/>
        <w:t>O primeiro elemento a notar é a Editable Tabel</w:t>
      </w:r>
      <w:ins w:id="873" w:author="Rui" w:date="2018-04-22T19:14:00Z">
        <w:r w:rsidR="00FA3289">
          <w:t>,</w:t>
        </w:r>
      </w:ins>
      <w:r>
        <w:t xml:space="preserve"> uma tabela que permite adicionar elementos </w:t>
      </w:r>
      <w:del w:id="874" w:author="Rui" w:date="2018-04-22T19:14:00Z">
        <w:r w:rsidDel="00FA3289">
          <w:delText xml:space="preserve">a </w:delText>
        </w:r>
      </w:del>
      <w:ins w:id="875" w:author="Rui" w:date="2018-04-22T19:14:00Z">
        <w:r w:rsidR="00FA3289">
          <w:t xml:space="preserve">à </w:t>
        </w:r>
      </w:ins>
      <w:r>
        <w:t xml:space="preserve">mesma, como também alterar elementos já existentes. </w:t>
      </w:r>
    </w:p>
    <w:p w:rsidR="00297C3E" w:rsidRDefault="00297C3E" w:rsidP="00297C3E">
      <w:r>
        <w:tab/>
        <w:t xml:space="preserve">Estas tabelas incluem sempre um botão que adiciona um vazio a tabela, que pode ser alterado. Quando um elemento desta tabela é selecionado é possível alterar o mesmo, sendo disponível três botões, um cancela qualquer alteração, outro remove a instancia selecionada e outro </w:t>
      </w:r>
      <w:del w:id="876" w:author="Rui" w:date="2018-04-22T19:14:00Z">
        <w:r w:rsidR="008E232A" w:rsidDel="00FA3289">
          <w:delText>salvar</w:delText>
        </w:r>
      </w:del>
      <w:ins w:id="877" w:author="Rui" w:date="2018-04-22T19:14:00Z">
        <w:r w:rsidR="00FA3289">
          <w:t>guarda</w:t>
        </w:r>
      </w:ins>
      <w:r w:rsidR="008E232A">
        <w:t xml:space="preserve"> as alterações</w:t>
      </w:r>
      <w:r>
        <w:t xml:space="preserve"> </w:t>
      </w:r>
      <w:del w:id="878" w:author="Rui" w:date="2018-04-22T19:14:00Z">
        <w:r w:rsidDel="00FA3289">
          <w:delText xml:space="preserve">a </w:delText>
        </w:r>
      </w:del>
      <w:ins w:id="879" w:author="Rui" w:date="2018-04-22T19:14:00Z">
        <w:r w:rsidR="00FA3289">
          <w:t xml:space="preserve">à </w:t>
        </w:r>
      </w:ins>
      <w:r>
        <w:t>mesma.</w:t>
      </w:r>
    </w:p>
    <w:p w:rsidR="00297C3E" w:rsidRDefault="00BE6EF2" w:rsidP="00297C3E">
      <w:r>
        <w:tab/>
      </w:r>
      <w:r w:rsidR="008E232A">
        <w:t xml:space="preserve">No caso desta </w:t>
      </w:r>
      <w:del w:id="880" w:author="Rui" w:date="2018-04-22T19:05:00Z">
        <w:r w:rsidR="008E232A" w:rsidDel="00673FD1">
          <w:delText>pagina</w:delText>
        </w:r>
      </w:del>
      <w:ins w:id="881" w:author="Rui" w:date="2018-04-22T19:05:00Z">
        <w:r w:rsidR="00673FD1">
          <w:t>página</w:t>
        </w:r>
      </w:ins>
      <w:r w:rsidR="008E232A">
        <w:t xml:space="preserve"> o remover e </w:t>
      </w:r>
      <w:del w:id="882" w:author="Rui" w:date="2018-04-22T19:15:00Z">
        <w:r w:rsidR="008E232A" w:rsidDel="00FA3289">
          <w:delText xml:space="preserve">salvar </w:delText>
        </w:r>
      </w:del>
      <w:ins w:id="883" w:author="Rui" w:date="2018-04-22T19:15:00Z">
        <w:r w:rsidR="00FA3289">
          <w:t xml:space="preserve">guardar </w:t>
        </w:r>
      </w:ins>
      <w:r w:rsidR="008E232A">
        <w:t>elementos não só altera a tabela como também</w:t>
      </w:r>
      <w:r w:rsidR="00BA44FE">
        <w:t xml:space="preserve"> altera diretamente a base de dados.</w:t>
      </w:r>
    </w:p>
    <w:p w:rsidR="00BA44FE" w:rsidRDefault="00BA44FE" w:rsidP="00297C3E">
      <w:r>
        <w:tab/>
        <w:t xml:space="preserve">A única entidade que compõe o </w:t>
      </w:r>
      <w:del w:id="884" w:author="Rui" w:date="2018-04-22T17:29:00Z">
        <w:r w:rsidDel="00D5784C">
          <w:delText>dossier</w:delText>
        </w:r>
      </w:del>
      <w:ins w:id="885" w:author="Rui" w:date="2018-04-22T17:29:00Z">
        <w:r w:rsidR="00D5784C">
          <w:t>dossiê</w:t>
        </w:r>
      </w:ins>
      <w:r>
        <w:t xml:space="preserve"> que não é alterado por uma Editable Tabel é a entidade CandidateAppDeveloped, sendo que mesma envolve informação extensa de mais para uma só linha de texto. </w:t>
      </w:r>
    </w:p>
    <w:p w:rsidR="00BA44FE" w:rsidRDefault="00BA44FE" w:rsidP="00297C3E">
      <w:r>
        <w:tab/>
        <w:t>Por isso é utilizado uma ListRecord, com cada elemento utilizando um EditRecord para alterar a aplicação. Sendo que ListRecord não permite a utilização direta de EditRecord, o mesmo é na verdade parte de um WebBlock. Esta combinação de ListRecord e WebBlock é utilizada varias vezes para listar elementos com informação extensa.</w:t>
      </w:r>
    </w:p>
    <w:p w:rsidR="00BA44FE" w:rsidRDefault="00BA44FE" w:rsidP="00297C3E">
      <w:r>
        <w:tab/>
        <w:t>Já para adicionar uma nova instancia a CandidateAppDeveloped é utilizado o PopUp Editor, um</w:t>
      </w:r>
      <w:del w:id="886" w:author="Rui" w:date="2018-04-22T19:15:00Z">
        <w:r w:rsidDel="00FA3289">
          <w:delText>a</w:delText>
        </w:r>
      </w:del>
      <w:r>
        <w:t xml:space="preserve"> </w:t>
      </w:r>
      <w:r w:rsidRPr="00FA3289">
        <w:rPr>
          <w:i/>
          <w:rPrChange w:id="887" w:author="Rui" w:date="2018-04-22T19:15:00Z">
            <w:rPr/>
          </w:rPrChange>
        </w:rPr>
        <w:t>rich widget</w:t>
      </w:r>
      <w:r>
        <w:t xml:space="preserve"> que permite criar uma </w:t>
      </w:r>
      <w:del w:id="888" w:author="Rui" w:date="2018-04-22T19:05:00Z">
        <w:r w:rsidDel="00673FD1">
          <w:delText>pagina</w:delText>
        </w:r>
      </w:del>
      <w:ins w:id="889" w:author="Rui" w:date="2018-04-22T19:05:00Z">
        <w:r w:rsidR="00673FD1">
          <w:t>página</w:t>
        </w:r>
      </w:ins>
      <w:r>
        <w:t xml:space="preserve"> tipo </w:t>
      </w:r>
      <w:r w:rsidRPr="00FA3289">
        <w:rPr>
          <w:i/>
          <w:rPrChange w:id="890" w:author="Rui" w:date="2018-04-22T19:16:00Z">
            <w:rPr/>
          </w:rPrChange>
        </w:rPr>
        <w:t>popup</w:t>
      </w:r>
      <w:r>
        <w:t xml:space="preserve"> a partir de uma </w:t>
      </w:r>
      <w:del w:id="891" w:author="Rui" w:date="2018-04-22T19:05:00Z">
        <w:r w:rsidDel="00673FD1">
          <w:delText>pagina</w:delText>
        </w:r>
      </w:del>
      <w:ins w:id="892" w:author="Rui" w:date="2018-04-22T19:05:00Z">
        <w:r w:rsidR="00673FD1">
          <w:t>página</w:t>
        </w:r>
      </w:ins>
      <w:r>
        <w:t xml:space="preserve"> já estabelecida na aplicação.</w:t>
      </w:r>
    </w:p>
    <w:p w:rsidR="00BA44FE" w:rsidRDefault="00BA44FE" w:rsidP="00297C3E">
      <w:r>
        <w:tab/>
        <w:t xml:space="preserve">No caso da MyProfile o PopUp esta relacionado com o botão “Add”, verificado no final da </w:t>
      </w:r>
      <w:del w:id="893" w:author="Rui" w:date="2018-04-22T19:05:00Z">
        <w:r w:rsidDel="00673FD1">
          <w:delText>pagina</w:delText>
        </w:r>
      </w:del>
      <w:ins w:id="894" w:author="Rui" w:date="2018-04-22T19:05:00Z">
        <w:r w:rsidR="00673FD1">
          <w:t>página</w:t>
        </w:r>
      </w:ins>
      <w:r>
        <w:t xml:space="preserve">, este realiza um </w:t>
      </w:r>
      <w:r w:rsidRPr="00FA3289">
        <w:rPr>
          <w:i/>
          <w:rPrChange w:id="895" w:author="Rui" w:date="2018-04-22T19:16:00Z">
            <w:rPr/>
          </w:rPrChange>
        </w:rPr>
        <w:t>navigate</w:t>
      </w:r>
      <w:r>
        <w:t xml:space="preserve"> para a </w:t>
      </w:r>
      <w:del w:id="896" w:author="Rui" w:date="2018-04-22T19:05:00Z">
        <w:r w:rsidDel="00673FD1">
          <w:delText>pagina</w:delText>
        </w:r>
      </w:del>
      <w:ins w:id="897" w:author="Rui" w:date="2018-04-22T19:05:00Z">
        <w:r w:rsidR="00673FD1">
          <w:t>página</w:t>
        </w:r>
      </w:ins>
      <w:r>
        <w:t xml:space="preserve"> AddAppPopUp, que </w:t>
      </w:r>
      <w:del w:id="898" w:author="Rui" w:date="2018-04-22T18:45:00Z">
        <w:r w:rsidDel="004B3FAD">
          <w:delText>fui</w:delText>
        </w:r>
      </w:del>
      <w:ins w:id="899" w:author="Rui" w:date="2018-04-22T18:45:00Z">
        <w:r w:rsidR="004B3FAD">
          <w:t>foi</w:t>
        </w:r>
      </w:ins>
      <w:r>
        <w:t xml:space="preserve"> produzida para ser utilizada como um </w:t>
      </w:r>
      <w:r w:rsidRPr="00FA3289">
        <w:rPr>
          <w:i/>
          <w:rPrChange w:id="900" w:author="Rui" w:date="2018-04-22T19:16:00Z">
            <w:rPr/>
          </w:rPrChange>
        </w:rPr>
        <w:t>popup</w:t>
      </w:r>
      <w:r>
        <w:t>.</w:t>
      </w:r>
    </w:p>
    <w:p w:rsidR="00BA44FE" w:rsidRDefault="008E7710" w:rsidP="00297C3E">
      <w:r>
        <w:tab/>
        <w:t>Normalmente PopUps não são utilizados para introduzir novos valores a uma entidade, mas sim para facilitar a escolha de instancias duma tabela.</w:t>
      </w:r>
    </w:p>
    <w:p w:rsidR="008228A7" w:rsidRDefault="00671484" w:rsidP="00297C3E">
      <w:r>
        <w:tab/>
        <w:t xml:space="preserve">Uma </w:t>
      </w:r>
      <w:r w:rsidR="008228A7">
        <w:t xml:space="preserve">funcionalidade regular das </w:t>
      </w:r>
      <w:del w:id="901" w:author="Rui" w:date="2018-04-22T19:05:00Z">
        <w:r w:rsidR="008228A7" w:rsidDel="00673FD1">
          <w:delText>pagina</w:delText>
        </w:r>
      </w:del>
      <w:ins w:id="902" w:author="Rui" w:date="2018-04-22T19:05:00Z">
        <w:r w:rsidR="00673FD1">
          <w:t>página</w:t>
        </w:r>
      </w:ins>
      <w:r w:rsidR="008228A7">
        <w:t xml:space="preserve">s da aplicação web da IView é de </w:t>
      </w:r>
      <w:r w:rsidR="002D0415">
        <w:t>listar</w:t>
      </w:r>
      <w:r w:rsidR="008228A7">
        <w:t xml:space="preserve"> um conjunto de instancias estabelecidas duma entidade da base de dados. Um exemplo simples destas </w:t>
      </w:r>
      <w:del w:id="903" w:author="Rui" w:date="2018-04-22T19:05:00Z">
        <w:r w:rsidR="008228A7" w:rsidDel="00673FD1">
          <w:delText>pagina</w:delText>
        </w:r>
      </w:del>
      <w:ins w:id="904" w:author="Rui" w:date="2018-04-22T19:05:00Z">
        <w:r w:rsidR="00673FD1">
          <w:t>página</w:t>
        </w:r>
      </w:ins>
      <w:r w:rsidR="008228A7">
        <w:t xml:space="preserve">s é a </w:t>
      </w:r>
      <w:del w:id="905" w:author="Rui" w:date="2018-04-22T19:05:00Z">
        <w:r w:rsidR="008228A7" w:rsidDel="00673FD1">
          <w:delText>pagina</w:delText>
        </w:r>
      </w:del>
      <w:ins w:id="906" w:author="Rui" w:date="2018-04-22T19:05:00Z">
        <w:r w:rsidR="00673FD1">
          <w:t>página</w:t>
        </w:r>
      </w:ins>
      <w:r w:rsidR="008228A7">
        <w:t xml:space="preserve"> demonstrada na </w:t>
      </w:r>
      <w:r w:rsidR="001F46ED">
        <w:fldChar w:fldCharType="begin"/>
      </w:r>
      <w:r w:rsidR="001F46ED">
        <w:instrText xml:space="preserve"> REF _Ref511853996 \h </w:instrText>
      </w:r>
      <w:r w:rsidR="001F46ED">
        <w:fldChar w:fldCharType="separate"/>
      </w:r>
      <w:r w:rsidR="0065317A">
        <w:t xml:space="preserve">Figura </w:t>
      </w:r>
      <w:r w:rsidR="0065317A">
        <w:rPr>
          <w:noProof/>
        </w:rPr>
        <w:t>19</w:t>
      </w:r>
      <w:r w:rsidR="001F46ED">
        <w:fldChar w:fldCharType="end"/>
      </w:r>
      <w:r w:rsidR="008228A7" w:rsidRPr="008228A7">
        <w:t>, que demonstra todas as instancias da entidade Form.</w:t>
      </w:r>
    </w:p>
    <w:p w:rsidR="0071132D" w:rsidRDefault="00D710E4" w:rsidP="0071132D">
      <w:pPr>
        <w:keepNext/>
        <w:jc w:val="center"/>
      </w:pPr>
      <w:r>
        <w:rPr>
          <w:noProof/>
        </w:rPr>
        <w:drawing>
          <wp:inline distT="0" distB="0" distL="0" distR="0">
            <wp:extent cx="5398135" cy="1895475"/>
            <wp:effectExtent l="0" t="0" r="0" b="9525"/>
            <wp:docPr id="37" name="Imagem 37" descr="C:\Users\Diogo\AppData\Local\Microsoft\Windows\INetCache\Content.Wor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iogo\AppData\Local\Microsoft\Windows\INetCache\Content.Word\Form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017" cy="1896487"/>
                    </a:xfrm>
                    <a:prstGeom prst="rect">
                      <a:avLst/>
                    </a:prstGeom>
                    <a:noFill/>
                    <a:ln>
                      <a:noFill/>
                    </a:ln>
                  </pic:spPr>
                </pic:pic>
              </a:graphicData>
            </a:graphic>
          </wp:inline>
        </w:drawing>
      </w:r>
    </w:p>
    <w:p w:rsidR="008E7710" w:rsidRPr="0060274E" w:rsidRDefault="0071132D" w:rsidP="0071132D">
      <w:pPr>
        <w:pStyle w:val="Legenda"/>
      </w:pPr>
      <w:bookmarkStart w:id="907" w:name="_Ref511853996"/>
      <w:bookmarkStart w:id="908" w:name="_Toc512108142"/>
      <w:r>
        <w:t xml:space="preserve">Figura </w:t>
      </w:r>
      <w:r w:rsidR="000D6232">
        <w:fldChar w:fldCharType="begin"/>
      </w:r>
      <w:r w:rsidR="000D6232">
        <w:instrText xml:space="preserve"> SEQ Figura \* ARABIC </w:instrText>
      </w:r>
      <w:r w:rsidR="000D6232">
        <w:fldChar w:fldCharType="separate"/>
      </w:r>
      <w:r w:rsidR="0065317A">
        <w:rPr>
          <w:noProof/>
        </w:rPr>
        <w:t>19</w:t>
      </w:r>
      <w:r w:rsidR="000D6232">
        <w:rPr>
          <w:noProof/>
        </w:rPr>
        <w:fldChar w:fldCharType="end"/>
      </w:r>
      <w:bookmarkEnd w:id="907"/>
      <w:r>
        <w:t xml:space="preserve"> - Frames, Forms</w:t>
      </w:r>
      <w:bookmarkEnd w:id="908"/>
    </w:p>
    <w:p w:rsidR="00C267A4" w:rsidRDefault="008228A7" w:rsidP="001B54D5">
      <w:r>
        <w:lastRenderedPageBreak/>
        <w:tab/>
        <w:t xml:space="preserve">Esta </w:t>
      </w:r>
      <w:del w:id="909" w:author="Rui" w:date="2018-04-22T19:05:00Z">
        <w:r w:rsidDel="00673FD1">
          <w:delText>pagina</w:delText>
        </w:r>
      </w:del>
      <w:ins w:id="910" w:author="Rui" w:date="2018-04-22T19:05:00Z">
        <w:r w:rsidR="00673FD1">
          <w:t>página</w:t>
        </w:r>
      </w:ins>
      <w:r>
        <w:t xml:space="preserve"> apesar de simples </w:t>
      </w:r>
      <w:del w:id="911" w:author="Rui" w:date="2018-04-22T19:17:00Z">
        <w:r w:rsidDel="00FA3289">
          <w:delText xml:space="preserve">demonstra </w:delText>
        </w:r>
      </w:del>
      <w:ins w:id="912" w:author="Rui" w:date="2018-04-22T19:17:00Z">
        <w:r w:rsidR="00FA3289">
          <w:t xml:space="preserve">mostra </w:t>
        </w:r>
      </w:ins>
      <w:r>
        <w:t xml:space="preserve">os componentes mais comuns das </w:t>
      </w:r>
      <w:del w:id="913" w:author="Rui" w:date="2018-04-22T19:05:00Z">
        <w:r w:rsidDel="00673FD1">
          <w:delText>pagina</w:delText>
        </w:r>
      </w:del>
      <w:ins w:id="914" w:author="Rui" w:date="2018-04-22T19:05:00Z">
        <w:r w:rsidR="00673FD1">
          <w:t>página</w:t>
        </w:r>
      </w:ins>
      <w:r>
        <w:t>s que demonstram as instancia duma entidade.</w:t>
      </w:r>
    </w:p>
    <w:p w:rsidR="008228A7" w:rsidRDefault="008228A7" w:rsidP="001B54D5">
      <w:r>
        <w:tab/>
        <w:t xml:space="preserve">A primeira é a utilização da Table Records para </w:t>
      </w:r>
      <w:del w:id="915" w:author="Rui" w:date="2018-04-22T19:17:00Z">
        <w:r w:rsidDel="00FA3289">
          <w:delText xml:space="preserve">demonstras </w:delText>
        </w:r>
      </w:del>
      <w:ins w:id="916" w:author="Rui" w:date="2018-04-22T19:17:00Z">
        <w:r w:rsidR="00FA3289">
          <w:t xml:space="preserve">demonstrar </w:t>
        </w:r>
      </w:ins>
      <w:r>
        <w:t xml:space="preserve">as instancias em si. Esta </w:t>
      </w:r>
      <w:r w:rsidRPr="00FA3289">
        <w:rPr>
          <w:i/>
          <w:rPrChange w:id="917" w:author="Rui" w:date="2018-04-22T19:17:00Z">
            <w:rPr/>
          </w:rPrChange>
        </w:rPr>
        <w:t>widget</w:t>
      </w:r>
      <w:r>
        <w:t xml:space="preserve"> é semelhante a List Records, ambas demonstram instancias duma lista, mas ao contrario da List a Tabel demonstra a informação no </w:t>
      </w:r>
      <w:r w:rsidR="00D5748A">
        <w:t xml:space="preserve">formato de tabela. Esta </w:t>
      </w:r>
      <w:r w:rsidR="00D5748A" w:rsidRPr="00FA3289">
        <w:rPr>
          <w:i/>
          <w:rPrChange w:id="918" w:author="Rui" w:date="2018-04-22T19:17:00Z">
            <w:rPr/>
          </w:rPrChange>
        </w:rPr>
        <w:t>widget</w:t>
      </w:r>
      <w:r w:rsidR="00D5748A">
        <w:t xml:space="preserve"> serve principalmente para demonstra</w:t>
      </w:r>
      <w:ins w:id="919" w:author="Rui" w:date="2018-04-22T19:17:00Z">
        <w:r w:rsidR="00FA3289">
          <w:t>r</w:t>
        </w:r>
      </w:ins>
      <w:r w:rsidR="00D5748A">
        <w:t xml:space="preserve"> instancias com informação pouco extensa e por isso que possam ser demonstradas numa só linha de texto.</w:t>
      </w:r>
    </w:p>
    <w:p w:rsidR="00D5748A" w:rsidRDefault="00D710E4" w:rsidP="001B54D5">
      <w:r>
        <w:tab/>
        <w:t xml:space="preserve">Normalmente os elementos desta tabela incluem um </w:t>
      </w:r>
      <w:r w:rsidRPr="00FA3289">
        <w:rPr>
          <w:i/>
          <w:rPrChange w:id="920" w:author="Rui" w:date="2018-04-22T19:17:00Z">
            <w:rPr/>
          </w:rPrChange>
        </w:rPr>
        <w:t>link</w:t>
      </w:r>
      <w:r>
        <w:t xml:space="preserve"> que permite aceder a </w:t>
      </w:r>
      <w:del w:id="921" w:author="Rui" w:date="2018-04-22T19:05:00Z">
        <w:r w:rsidDel="00673FD1">
          <w:delText>pagina</w:delText>
        </w:r>
      </w:del>
      <w:ins w:id="922" w:author="Rui" w:date="2018-04-22T19:05:00Z">
        <w:r w:rsidR="00673FD1">
          <w:t>página</w:t>
        </w:r>
      </w:ins>
      <w:r>
        <w:t xml:space="preserve"> onde a instancia pode ser demonstrada numa forma mais extensa, onde também é normalmente possível alterar ou destruir a instancia.</w:t>
      </w:r>
    </w:p>
    <w:p w:rsidR="00D710E4" w:rsidRDefault="00D710E4" w:rsidP="001B54D5">
      <w:r>
        <w:tab/>
        <w:t>Esta tabela normalmente é formada para demonstra</w:t>
      </w:r>
      <w:ins w:id="923" w:author="Rui" w:date="2018-04-22T19:18:00Z">
        <w:r w:rsidR="006B1E3D">
          <w:t>r</w:t>
        </w:r>
      </w:ins>
      <w:r>
        <w:t xml:space="preserve"> um conjunto limitado de instancias da base de dados, por causa desta limitação é necessário utilizar outro elemento habitual deste tipo de </w:t>
      </w:r>
      <w:del w:id="924" w:author="Rui" w:date="2018-04-22T19:05:00Z">
        <w:r w:rsidDel="00673FD1">
          <w:delText>pagina</w:delText>
        </w:r>
      </w:del>
      <w:ins w:id="925" w:author="Rui" w:date="2018-04-22T19:05:00Z">
        <w:r w:rsidR="00673FD1">
          <w:t>página</w:t>
        </w:r>
      </w:ins>
      <w:r>
        <w:t>s a lista de botões de navegação.</w:t>
      </w:r>
    </w:p>
    <w:p w:rsidR="00D710E4" w:rsidRDefault="00D710E4" w:rsidP="001B54D5">
      <w:r>
        <w:tab/>
      </w:r>
      <w:r w:rsidR="007143E7">
        <w:t xml:space="preserve">Esta navegação é realizada com o </w:t>
      </w:r>
      <w:r w:rsidR="007143E7" w:rsidRPr="006B1E3D">
        <w:rPr>
          <w:i/>
          <w:rPrChange w:id="926" w:author="Rui" w:date="2018-04-22T19:18:00Z">
            <w:rPr/>
          </w:rPrChange>
        </w:rPr>
        <w:t>rich widget</w:t>
      </w:r>
      <w:r w:rsidR="007143E7">
        <w:t xml:space="preserve"> List_Navigation, que produz a lista de botões de navegação como necessário tendo a conta a tabela, sem de precisar de </w:t>
      </w:r>
      <w:del w:id="927" w:author="Rui" w:date="2018-04-22T19:18:00Z">
        <w:r w:rsidR="007143E7" w:rsidDel="006B1E3D">
          <w:delText xml:space="preserve">extra </w:delText>
        </w:r>
      </w:del>
      <w:r w:rsidR="007143E7">
        <w:t>código</w:t>
      </w:r>
      <w:ins w:id="928" w:author="Rui" w:date="2018-04-22T19:18:00Z">
        <w:r w:rsidR="006B1E3D">
          <w:t xml:space="preserve"> extra</w:t>
        </w:r>
      </w:ins>
      <w:r w:rsidR="007143E7">
        <w:t xml:space="preserve"> da parte da aplicação.</w:t>
      </w:r>
    </w:p>
    <w:p w:rsidR="007143E7" w:rsidRDefault="007143E7" w:rsidP="001B54D5">
      <w:r>
        <w:tab/>
        <w:t xml:space="preserve">Deve ser notado que a List_Navigation não inclui em si a capacidade de alterar a tabela, para tal é necessário associar a mesma uma Screen Action. Esta deve obter a informação da tabela, normalmente realizando uma Resfesh Data sobre o </w:t>
      </w:r>
      <w:del w:id="929" w:author="Rui" w:date="2018-04-22T19:18:00Z">
        <w:r w:rsidRPr="006B1E3D" w:rsidDel="006B1E3D">
          <w:rPr>
            <w:i/>
            <w:rPrChange w:id="930" w:author="Rui" w:date="2018-04-22T19:18:00Z">
              <w:rPr/>
            </w:rPrChange>
          </w:rPr>
          <w:delText>Aggreate</w:delText>
        </w:r>
        <w:r w:rsidDel="006B1E3D">
          <w:delText xml:space="preserve"> </w:delText>
        </w:r>
      </w:del>
      <w:ins w:id="931" w:author="Rui" w:date="2018-04-22T19:18:00Z">
        <w:r w:rsidR="006B1E3D">
          <w:rPr>
            <w:i/>
          </w:rPr>
          <w:t>a</w:t>
        </w:r>
        <w:r w:rsidR="006B1E3D" w:rsidRPr="006B1E3D">
          <w:rPr>
            <w:i/>
            <w:rPrChange w:id="932" w:author="Rui" w:date="2018-04-22T19:18:00Z">
              <w:rPr/>
            </w:rPrChange>
          </w:rPr>
          <w:t>ggreate</w:t>
        </w:r>
        <w:r w:rsidR="006B1E3D">
          <w:t xml:space="preserve"> </w:t>
        </w:r>
      </w:ins>
      <w:r>
        <w:t xml:space="preserve">que obteve a informação da tabela, seguindo de um </w:t>
      </w:r>
      <w:r w:rsidRPr="006B1E3D">
        <w:t>Ajax Refresh</w:t>
      </w:r>
      <w:r>
        <w:t xml:space="preserve"> sobre a tabela em si.</w:t>
      </w:r>
    </w:p>
    <w:p w:rsidR="00BB5D10" w:rsidRDefault="00055D4D" w:rsidP="001B54D5">
      <w:r>
        <w:tab/>
      </w:r>
      <w:r w:rsidR="00BB5D10">
        <w:t xml:space="preserve">Esta forma de navegação não </w:t>
      </w:r>
      <w:del w:id="933" w:author="Rui" w:date="2018-04-22T18:45:00Z">
        <w:r w:rsidR="00BB5D10" w:rsidDel="004B3FAD">
          <w:delText>fui</w:delText>
        </w:r>
      </w:del>
      <w:ins w:id="934" w:author="Rui" w:date="2018-04-22T18:45:00Z">
        <w:r w:rsidR="004B3FAD">
          <w:t>foi</w:t>
        </w:r>
      </w:ins>
      <w:r w:rsidR="00BB5D10">
        <w:t xml:space="preserve"> a primeira utilizada, sendo que originalmente </w:t>
      </w:r>
      <w:del w:id="935" w:author="Rui" w:date="2018-04-22T18:45:00Z">
        <w:r w:rsidR="00BB5D10" w:rsidDel="004B3FAD">
          <w:delText>fui</w:delText>
        </w:r>
      </w:del>
      <w:ins w:id="936" w:author="Rui" w:date="2018-04-22T18:45:00Z">
        <w:r w:rsidR="004B3FAD">
          <w:t>foi</w:t>
        </w:r>
      </w:ins>
      <w:r w:rsidR="00BB5D10">
        <w:t xml:space="preserve"> utilizado dois botões um para obter a </w:t>
      </w:r>
      <w:del w:id="937" w:author="Rui" w:date="2018-04-22T19:05:00Z">
        <w:r w:rsidR="00BB5D10" w:rsidDel="00673FD1">
          <w:delText>pagina</w:delText>
        </w:r>
      </w:del>
      <w:ins w:id="938" w:author="Rui" w:date="2018-04-22T19:05:00Z">
        <w:r w:rsidR="00673FD1">
          <w:t>página</w:t>
        </w:r>
      </w:ins>
      <w:r w:rsidR="00BB5D10">
        <w:t xml:space="preserve"> seguinte e outra a </w:t>
      </w:r>
      <w:del w:id="939" w:author="Rui" w:date="2018-04-22T19:05:00Z">
        <w:r w:rsidR="00BB5D10" w:rsidDel="00673FD1">
          <w:delText>pagina</w:delText>
        </w:r>
      </w:del>
      <w:ins w:id="940" w:author="Rui" w:date="2018-04-22T19:05:00Z">
        <w:r w:rsidR="00673FD1">
          <w:t>página</w:t>
        </w:r>
      </w:ins>
      <w:r w:rsidR="00BB5D10">
        <w:t xml:space="preserve"> anterior.</w:t>
      </w:r>
    </w:p>
    <w:p w:rsidR="00BB5D10" w:rsidRDefault="00BB5D10" w:rsidP="00BB5D10">
      <w:r>
        <w:tab/>
        <w:t xml:space="preserve">Estes botões envolviam um quanto código extra da parte da aplicação, primeiro era utilizado quatro variáveis, o </w:t>
      </w:r>
      <w:r w:rsidRPr="006B1E3D">
        <w:rPr>
          <w:i/>
          <w:rPrChange w:id="941" w:author="Rui" w:date="2018-04-22T19:19:00Z">
            <w:rPr/>
          </w:rPrChange>
        </w:rPr>
        <w:t>current</w:t>
      </w:r>
      <w:r>
        <w:t xml:space="preserve"> que representava a </w:t>
      </w:r>
      <w:del w:id="942" w:author="Rui" w:date="2018-04-22T19:05:00Z">
        <w:r w:rsidDel="00673FD1">
          <w:delText>pagina</w:delText>
        </w:r>
      </w:del>
      <w:ins w:id="943" w:author="Rui" w:date="2018-04-22T19:05:00Z">
        <w:r w:rsidR="00673FD1">
          <w:t>página</w:t>
        </w:r>
      </w:ins>
      <w:r>
        <w:t xml:space="preserve"> da lista verificada, nRows o numero de elemento por cada </w:t>
      </w:r>
      <w:del w:id="944" w:author="Rui" w:date="2018-04-22T19:05:00Z">
        <w:r w:rsidDel="00673FD1">
          <w:delText>pagina</w:delText>
        </w:r>
      </w:del>
      <w:ins w:id="945" w:author="Rui" w:date="2018-04-22T19:05:00Z">
        <w:r w:rsidR="00673FD1">
          <w:t>página</w:t>
        </w:r>
      </w:ins>
      <w:r>
        <w:t xml:space="preserve"> da lista, needsNext e needsPrev que demonstram a necessidade do botão </w:t>
      </w:r>
      <w:r w:rsidRPr="006B1E3D">
        <w:t>Next</w:t>
      </w:r>
      <w:r>
        <w:t xml:space="preserve"> e o botão </w:t>
      </w:r>
      <w:r w:rsidRPr="006B1E3D">
        <w:t>Prev</w:t>
      </w:r>
      <w:r>
        <w:t xml:space="preserve">. </w:t>
      </w:r>
    </w:p>
    <w:p w:rsidR="00BB5D10" w:rsidRDefault="00BB5D10" w:rsidP="00BB5D10">
      <w:pPr>
        <w:ind w:firstLine="708"/>
      </w:pPr>
      <w:r>
        <w:t>As duas ultimas variáveis seria</w:t>
      </w:r>
      <w:ins w:id="946" w:author="Rui" w:date="2018-04-22T19:19:00Z">
        <w:r w:rsidR="006B1E3D">
          <w:t>m</w:t>
        </w:r>
      </w:ins>
      <w:r>
        <w:t xml:space="preserve"> utilizadas para definir as características de visibilidade e </w:t>
      </w:r>
      <w:r>
        <w:rPr>
          <w:rStyle w:val="shorttext"/>
        </w:rPr>
        <w:t>habilitar</w:t>
      </w:r>
      <w:r>
        <w:t xml:space="preserve"> dos botões.</w:t>
      </w:r>
    </w:p>
    <w:p w:rsidR="00BB5D10" w:rsidRDefault="008C1932" w:rsidP="00BB5D10">
      <w:pPr>
        <w:ind w:firstLine="708"/>
        <w:rPr>
          <w:rStyle w:val="irreg"/>
        </w:rPr>
      </w:pPr>
      <w:r>
        <w:t xml:space="preserve">Para verificar a necessidade do </w:t>
      </w:r>
      <w:r w:rsidRPr="006B1E3D">
        <w:t>Prev</w:t>
      </w:r>
      <w:r>
        <w:t xml:space="preserve"> era bastante simples, sendo que desde que </w:t>
      </w:r>
      <w:r w:rsidRPr="006B1E3D">
        <w:rPr>
          <w:i/>
          <w:rPrChange w:id="947" w:author="Rui" w:date="2018-04-22T19:19:00Z">
            <w:rPr/>
          </w:rPrChange>
        </w:rPr>
        <w:t>current</w:t>
      </w:r>
      <w:r>
        <w:t xml:space="preserve"> </w:t>
      </w:r>
      <w:r>
        <w:rPr>
          <w:rStyle w:val="irreg"/>
        </w:rPr>
        <w:t xml:space="preserve">fosse maior que zero então havia pelo menos uma </w:t>
      </w:r>
      <w:del w:id="948" w:author="Rui" w:date="2018-04-22T19:05:00Z">
        <w:r w:rsidDel="00673FD1">
          <w:rPr>
            <w:rStyle w:val="irreg"/>
          </w:rPr>
          <w:delText>pagina</w:delText>
        </w:r>
      </w:del>
      <w:ins w:id="949" w:author="Rui" w:date="2018-04-22T19:05:00Z">
        <w:r w:rsidR="00673FD1">
          <w:rPr>
            <w:rStyle w:val="irreg"/>
          </w:rPr>
          <w:t>página</w:t>
        </w:r>
      </w:ins>
      <w:r>
        <w:rPr>
          <w:rStyle w:val="irreg"/>
        </w:rPr>
        <w:t xml:space="preserve"> anterior a mostrar.</w:t>
      </w:r>
    </w:p>
    <w:p w:rsidR="00623535" w:rsidRDefault="008C1932" w:rsidP="00BB5D10">
      <w:pPr>
        <w:ind w:firstLine="708"/>
        <w:rPr>
          <w:rStyle w:val="irreg"/>
        </w:rPr>
      </w:pPr>
      <w:r>
        <w:rPr>
          <w:rStyle w:val="irreg"/>
        </w:rPr>
        <w:t xml:space="preserve">Já a necessidade de </w:t>
      </w:r>
      <w:r w:rsidRPr="006B1E3D">
        <w:rPr>
          <w:rStyle w:val="irreg"/>
        </w:rPr>
        <w:t>Next</w:t>
      </w:r>
      <w:r>
        <w:rPr>
          <w:rStyle w:val="irreg"/>
        </w:rPr>
        <w:t xml:space="preserve"> era mais complexo, primeir</w:t>
      </w:r>
      <w:r w:rsidR="00623535">
        <w:rPr>
          <w:rStyle w:val="irreg"/>
        </w:rPr>
        <w:t xml:space="preserve">o a informação para a listagem teria de ocorrer com um SQLQuery em vez de um Aggregate (como é feito atualmente), e nesta </w:t>
      </w:r>
      <w:del w:id="950" w:author="Rui" w:date="2018-04-22T19:20:00Z">
        <w:r w:rsidR="00623535" w:rsidRPr="006B1E3D" w:rsidDel="006B1E3D">
          <w:rPr>
            <w:rStyle w:val="irreg"/>
            <w:i/>
            <w:rPrChange w:id="951" w:author="Rui" w:date="2018-04-22T19:20:00Z">
              <w:rPr>
                <w:rStyle w:val="irreg"/>
              </w:rPr>
            </w:rPrChange>
          </w:rPr>
          <w:delText>querie</w:delText>
        </w:r>
        <w:r w:rsidR="00623535" w:rsidDel="006B1E3D">
          <w:rPr>
            <w:rStyle w:val="irreg"/>
          </w:rPr>
          <w:delText xml:space="preserve"> </w:delText>
        </w:r>
      </w:del>
      <w:ins w:id="952" w:author="Rui" w:date="2018-04-22T19:20:00Z">
        <w:r w:rsidR="006B1E3D" w:rsidRPr="006B1E3D">
          <w:rPr>
            <w:rStyle w:val="irreg"/>
            <w:i/>
            <w:rPrChange w:id="953" w:author="Rui" w:date="2018-04-22T19:20:00Z">
              <w:rPr>
                <w:rStyle w:val="irreg"/>
              </w:rPr>
            </w:rPrChange>
          </w:rPr>
          <w:t>quer</w:t>
        </w:r>
        <w:r w:rsidR="006B1E3D">
          <w:rPr>
            <w:rStyle w:val="irreg"/>
            <w:i/>
          </w:rPr>
          <w:t>y</w:t>
        </w:r>
        <w:r w:rsidR="006B1E3D">
          <w:rPr>
            <w:rStyle w:val="irreg"/>
          </w:rPr>
          <w:t xml:space="preserve"> </w:t>
        </w:r>
      </w:ins>
      <w:r w:rsidR="00623535">
        <w:rPr>
          <w:rStyle w:val="irreg"/>
        </w:rPr>
        <w:t xml:space="preserve">era obtida nRows mais 1 instancia da entidade. </w:t>
      </w:r>
    </w:p>
    <w:p w:rsidR="00623535" w:rsidRDefault="00623535" w:rsidP="00BB5D10">
      <w:pPr>
        <w:ind w:firstLine="708"/>
        <w:rPr>
          <w:rStyle w:val="irreg"/>
        </w:rPr>
      </w:pPr>
      <w:r>
        <w:rPr>
          <w:rStyle w:val="irreg"/>
        </w:rPr>
        <w:t xml:space="preserve">Se o resultado dessa </w:t>
      </w:r>
      <w:del w:id="954" w:author="Rui" w:date="2018-04-22T19:20:00Z">
        <w:r w:rsidDel="006B1E3D">
          <w:rPr>
            <w:rStyle w:val="irreg"/>
          </w:rPr>
          <w:delText xml:space="preserve">querie </w:delText>
        </w:r>
      </w:del>
      <w:ins w:id="955" w:author="Rui" w:date="2018-04-22T19:20:00Z">
        <w:r w:rsidR="006B1E3D" w:rsidRPr="006B1E3D">
          <w:rPr>
            <w:rStyle w:val="irreg"/>
            <w:i/>
            <w:rPrChange w:id="956" w:author="Rui" w:date="2018-04-22T19:20:00Z">
              <w:rPr>
                <w:rStyle w:val="irreg"/>
              </w:rPr>
            </w:rPrChange>
          </w:rPr>
          <w:t>query</w:t>
        </w:r>
        <w:r w:rsidR="006B1E3D">
          <w:rPr>
            <w:rStyle w:val="irreg"/>
          </w:rPr>
          <w:t xml:space="preserve"> </w:t>
        </w:r>
      </w:ins>
      <w:r>
        <w:rPr>
          <w:rStyle w:val="irreg"/>
        </w:rPr>
        <w:t xml:space="preserve">for um numero de instancias igual a nRows mais 1 então é necessário o </w:t>
      </w:r>
      <w:r w:rsidRPr="006B1E3D">
        <w:rPr>
          <w:rStyle w:val="irreg"/>
        </w:rPr>
        <w:t>Next</w:t>
      </w:r>
      <w:r>
        <w:rPr>
          <w:rStyle w:val="irreg"/>
        </w:rPr>
        <w:t xml:space="preserve">, para no mínimo obter a ultima instancia. </w:t>
      </w:r>
    </w:p>
    <w:p w:rsidR="00623535" w:rsidRDefault="00623535" w:rsidP="00BB5D10">
      <w:pPr>
        <w:ind w:firstLine="708"/>
        <w:rPr>
          <w:rStyle w:val="irreg"/>
        </w:rPr>
      </w:pPr>
      <w:r>
        <w:rPr>
          <w:rStyle w:val="irreg"/>
        </w:rPr>
        <w:lastRenderedPageBreak/>
        <w:t xml:space="preserve">Com a utilização do List_Navigation estas variáveis são desnecessárias e o </w:t>
      </w:r>
      <w:r w:rsidRPr="006B1E3D">
        <w:rPr>
          <w:rStyle w:val="irreg"/>
          <w:i/>
          <w:rPrChange w:id="957" w:author="Rui" w:date="2018-04-22T19:20:00Z">
            <w:rPr>
              <w:rStyle w:val="irreg"/>
            </w:rPr>
          </w:rPrChange>
        </w:rPr>
        <w:t>query</w:t>
      </w:r>
      <w:r>
        <w:rPr>
          <w:rStyle w:val="irreg"/>
        </w:rPr>
        <w:t xml:space="preserve"> pode ser substituído por um Aggregate, que em si é otimizado, dai ter sido escolhida sobre o sistema dos botões Prev e Next.</w:t>
      </w:r>
    </w:p>
    <w:p w:rsidR="008C1932" w:rsidRDefault="00623535" w:rsidP="00BB5D10">
      <w:pPr>
        <w:ind w:firstLine="708"/>
      </w:pPr>
      <w:r>
        <w:rPr>
          <w:rStyle w:val="irreg"/>
        </w:rPr>
        <w:t>Outro fator desta escolha é o facto que o List_Navigation permite vários botões numerados, não sendo restinguido ao</w:t>
      </w:r>
      <w:ins w:id="958" w:author="Rui" w:date="2018-04-22T19:21:00Z">
        <w:r w:rsidR="006B1E3D">
          <w:rPr>
            <w:rStyle w:val="irreg"/>
          </w:rPr>
          <w:t>s</w:t>
        </w:r>
      </w:ins>
      <w:r>
        <w:rPr>
          <w:rStyle w:val="irreg"/>
        </w:rPr>
        <w:t xml:space="preserve"> </w:t>
      </w:r>
      <w:del w:id="959" w:author="Rui" w:date="2018-04-22T19:21:00Z">
        <w:r w:rsidDel="006B1E3D">
          <w:rPr>
            <w:rStyle w:val="irreg"/>
          </w:rPr>
          <w:delText xml:space="preserve">botão </w:delText>
        </w:r>
      </w:del>
      <w:ins w:id="960" w:author="Rui" w:date="2018-04-22T19:21:00Z">
        <w:r w:rsidR="006B1E3D">
          <w:rPr>
            <w:rStyle w:val="irreg"/>
          </w:rPr>
          <w:t xml:space="preserve">botões </w:t>
        </w:r>
      </w:ins>
      <w:del w:id="961" w:author="Rui" w:date="2018-04-22T19:21:00Z">
        <w:r w:rsidDel="006B1E3D">
          <w:rPr>
            <w:rStyle w:val="irreg"/>
          </w:rPr>
          <w:delText xml:space="preserve">next </w:delText>
        </w:r>
      </w:del>
      <w:ins w:id="962" w:author="Rui" w:date="2018-04-22T19:21:00Z">
        <w:r w:rsidR="006B1E3D">
          <w:rPr>
            <w:rStyle w:val="irreg"/>
          </w:rPr>
          <w:t xml:space="preserve">Next </w:t>
        </w:r>
      </w:ins>
      <w:r>
        <w:rPr>
          <w:rStyle w:val="irreg"/>
        </w:rPr>
        <w:t xml:space="preserve">e </w:t>
      </w:r>
      <w:del w:id="963" w:author="Rui" w:date="2018-04-22T19:21:00Z">
        <w:r w:rsidDel="006B1E3D">
          <w:rPr>
            <w:rStyle w:val="irreg"/>
          </w:rPr>
          <w:delText>previous</w:delText>
        </w:r>
      </w:del>
      <w:ins w:id="964" w:author="Rui" w:date="2018-04-22T19:21:00Z">
        <w:r w:rsidR="006B1E3D">
          <w:rPr>
            <w:rStyle w:val="irreg"/>
          </w:rPr>
          <w:t>Previous</w:t>
        </w:r>
      </w:ins>
      <w:r>
        <w:rPr>
          <w:rStyle w:val="irreg"/>
        </w:rPr>
        <w:t xml:space="preserve">, que também inclui.  </w:t>
      </w:r>
    </w:p>
    <w:p w:rsidR="00055D4D" w:rsidRDefault="00055D4D" w:rsidP="00BB5D10">
      <w:pPr>
        <w:ind w:firstLine="708"/>
      </w:pPr>
      <w:r>
        <w:t xml:space="preserve">Outro elemento bastante comum </w:t>
      </w:r>
      <w:ins w:id="965" w:author="Rui" w:date="2018-04-22T19:21:00Z">
        <w:r w:rsidR="006B1E3D">
          <w:t>n</w:t>
        </w:r>
      </w:ins>
      <w:r>
        <w:t xml:space="preserve">as </w:t>
      </w:r>
      <w:del w:id="966" w:author="Rui" w:date="2018-04-22T19:05:00Z">
        <w:r w:rsidDel="00673FD1">
          <w:delText>pagina</w:delText>
        </w:r>
      </w:del>
      <w:ins w:id="967" w:author="Rui" w:date="2018-04-22T19:05:00Z">
        <w:r w:rsidR="00673FD1">
          <w:t>página</w:t>
        </w:r>
      </w:ins>
      <w:r>
        <w:t xml:space="preserve">s de instancias é um formulário de pesquisa, </w:t>
      </w:r>
      <w:r w:rsidR="007452DA">
        <w:t xml:space="preserve">que normalmente é composto por um </w:t>
      </w:r>
      <w:r w:rsidR="007452DA" w:rsidRPr="006B1E3D">
        <w:rPr>
          <w:i/>
          <w:rPrChange w:id="968" w:author="Rui" w:date="2018-04-22T19:21:00Z">
            <w:rPr/>
          </w:rPrChange>
        </w:rPr>
        <w:t>input</w:t>
      </w:r>
      <w:r w:rsidR="007452DA">
        <w:t xml:space="preserve"> e dois botões. No </w:t>
      </w:r>
      <w:r w:rsidR="007452DA" w:rsidRPr="006B1E3D">
        <w:rPr>
          <w:i/>
          <w:rPrChange w:id="969" w:author="Rui" w:date="2018-04-22T19:21:00Z">
            <w:rPr/>
          </w:rPrChange>
        </w:rPr>
        <w:t>input</w:t>
      </w:r>
      <w:r w:rsidR="007452DA">
        <w:t xml:space="preserve"> o utilizador </w:t>
      </w:r>
      <w:r w:rsidR="00E33ED1">
        <w:t xml:space="preserve">pode introduzir um valor de pesquisa, normalmente um valor texto da entidade demonstrada na </w:t>
      </w:r>
      <w:del w:id="970" w:author="Rui" w:date="2018-04-22T19:05:00Z">
        <w:r w:rsidR="00E33ED1" w:rsidDel="00673FD1">
          <w:delText>pagina</w:delText>
        </w:r>
      </w:del>
      <w:ins w:id="971" w:author="Rui" w:date="2018-04-22T19:05:00Z">
        <w:r w:rsidR="00673FD1">
          <w:t>página</w:t>
        </w:r>
      </w:ins>
      <w:r w:rsidR="00E33ED1">
        <w:t>.</w:t>
      </w:r>
    </w:p>
    <w:p w:rsidR="00AA1072" w:rsidRDefault="009A662F" w:rsidP="001B54D5">
      <w:r>
        <w:tab/>
        <w:t xml:space="preserve">Sobre os botões um permite pesquisa reexecutando o </w:t>
      </w:r>
      <w:del w:id="972" w:author="Rui" w:date="2018-04-22T19:22:00Z">
        <w:r w:rsidDel="006B1E3D">
          <w:delText xml:space="preserve">Aggreageta </w:delText>
        </w:r>
      </w:del>
      <w:ins w:id="973" w:author="Rui" w:date="2018-04-22T19:22:00Z">
        <w:r w:rsidR="006B1E3D">
          <w:t xml:space="preserve">Aggregate </w:t>
        </w:r>
      </w:ins>
      <w:r>
        <w:t xml:space="preserve">que obtém a informação da tabela, com o valor da </w:t>
      </w:r>
      <w:r w:rsidRPr="006B1E3D">
        <w:rPr>
          <w:i/>
          <w:rPrChange w:id="974" w:author="Rui" w:date="2018-04-22T19:22:00Z">
            <w:rPr/>
          </w:rPrChange>
        </w:rPr>
        <w:t>input</w:t>
      </w:r>
      <w:r w:rsidR="00AA1072">
        <w:t xml:space="preserve">. </w:t>
      </w:r>
      <w:r>
        <w:t xml:space="preserve">O outro botão permite restabelecer a tabela, com o valor de pesquisa </w:t>
      </w:r>
      <w:r w:rsidRPr="006B1E3D">
        <w:rPr>
          <w:i/>
          <w:rPrChange w:id="975" w:author="Rui" w:date="2018-04-22T19:22:00Z">
            <w:rPr/>
          </w:rPrChange>
        </w:rPr>
        <w:t>null</w:t>
      </w:r>
      <w:r w:rsidR="007C2774">
        <w:t>.</w:t>
      </w:r>
    </w:p>
    <w:p w:rsidR="00AA1072" w:rsidRDefault="00AA1072" w:rsidP="001B54D5">
      <w:pPr>
        <w:rPr>
          <w:color w:val="000000" w:themeColor="text1"/>
        </w:rPr>
      </w:pPr>
      <w:r>
        <w:tab/>
        <w:t xml:space="preserve">Por ultimo temos o botão de adição, no caso da </w:t>
      </w:r>
      <w:r w:rsidR="003F61F5">
        <w:fldChar w:fldCharType="begin"/>
      </w:r>
      <w:r w:rsidR="003F61F5">
        <w:instrText xml:space="preserve"> REF _Ref511853996 \h </w:instrText>
      </w:r>
      <w:r w:rsidR="003F61F5">
        <w:fldChar w:fldCharType="separate"/>
      </w:r>
      <w:r w:rsidR="0065317A">
        <w:t xml:space="preserve">Figura </w:t>
      </w:r>
      <w:r w:rsidR="0065317A">
        <w:rPr>
          <w:noProof/>
        </w:rPr>
        <w:t>19</w:t>
      </w:r>
      <w:r w:rsidR="003F61F5">
        <w:fldChar w:fldCharType="end"/>
      </w:r>
      <w:r>
        <w:rPr>
          <w:color w:val="000000" w:themeColor="text1"/>
        </w:rPr>
        <w:t xml:space="preserve">, o botão “Add Form”, este botão não é utilizado sempre neste tipo de </w:t>
      </w:r>
      <w:del w:id="976" w:author="Rui" w:date="2018-04-22T19:05:00Z">
        <w:r w:rsidR="00E546D8" w:rsidDel="00673FD1">
          <w:rPr>
            <w:color w:val="000000" w:themeColor="text1"/>
          </w:rPr>
          <w:delText>pagina</w:delText>
        </w:r>
      </w:del>
      <w:ins w:id="977" w:author="Rui" w:date="2018-04-22T19:05:00Z">
        <w:r w:rsidR="00673FD1">
          <w:rPr>
            <w:color w:val="000000" w:themeColor="text1"/>
          </w:rPr>
          <w:t>página</w:t>
        </w:r>
      </w:ins>
      <w:r w:rsidR="00E546D8">
        <w:rPr>
          <w:color w:val="000000" w:themeColor="text1"/>
        </w:rPr>
        <w:t>s,</w:t>
      </w:r>
      <w:r>
        <w:rPr>
          <w:color w:val="000000" w:themeColor="text1"/>
        </w:rPr>
        <w:t xml:space="preserve"> mas aparece em grande parte. O botão serve sempre para navegar para uma </w:t>
      </w:r>
      <w:del w:id="978" w:author="Rui" w:date="2018-04-22T19:05:00Z">
        <w:r w:rsidDel="00673FD1">
          <w:rPr>
            <w:color w:val="000000" w:themeColor="text1"/>
          </w:rPr>
          <w:delText>pagina</w:delText>
        </w:r>
      </w:del>
      <w:ins w:id="979" w:author="Rui" w:date="2018-04-22T19:05:00Z">
        <w:r w:rsidR="00673FD1">
          <w:rPr>
            <w:color w:val="000000" w:themeColor="text1"/>
          </w:rPr>
          <w:t>página</w:t>
        </w:r>
      </w:ins>
      <w:r>
        <w:rPr>
          <w:color w:val="000000" w:themeColor="text1"/>
        </w:rPr>
        <w:t xml:space="preserve"> onde é possível adicionar um novo elemento.</w:t>
      </w:r>
    </w:p>
    <w:p w:rsidR="00E546D8" w:rsidRPr="00AA1072" w:rsidRDefault="00E546D8" w:rsidP="001B54D5">
      <w:pPr>
        <w:rPr>
          <w:color w:val="000000" w:themeColor="text1"/>
        </w:rPr>
      </w:pPr>
      <w:r>
        <w:rPr>
          <w:color w:val="000000" w:themeColor="text1"/>
        </w:rPr>
        <w:tab/>
        <w:t xml:space="preserve">Existem algumas exceções </w:t>
      </w:r>
      <w:del w:id="980" w:author="Rui" w:date="2018-04-22T19:22:00Z">
        <w:r w:rsidDel="006B1E3D">
          <w:rPr>
            <w:color w:val="000000" w:themeColor="text1"/>
          </w:rPr>
          <w:delText xml:space="preserve">das </w:delText>
        </w:r>
      </w:del>
      <w:ins w:id="981" w:author="Rui" w:date="2018-04-22T19:22:00Z">
        <w:r w:rsidR="006B1E3D">
          <w:rPr>
            <w:color w:val="000000" w:themeColor="text1"/>
          </w:rPr>
          <w:t xml:space="preserve">nas </w:t>
        </w:r>
      </w:ins>
      <w:del w:id="982" w:author="Rui" w:date="2018-04-22T19:05:00Z">
        <w:r w:rsidDel="00673FD1">
          <w:rPr>
            <w:color w:val="000000" w:themeColor="text1"/>
          </w:rPr>
          <w:delText>pag</w:delText>
        </w:r>
        <w:r w:rsidR="00E84006" w:rsidDel="00673FD1">
          <w:rPr>
            <w:color w:val="000000" w:themeColor="text1"/>
          </w:rPr>
          <w:delText>ina</w:delText>
        </w:r>
      </w:del>
      <w:ins w:id="983" w:author="Rui" w:date="2018-04-22T19:05:00Z">
        <w:r w:rsidR="00673FD1">
          <w:rPr>
            <w:color w:val="000000" w:themeColor="text1"/>
          </w:rPr>
          <w:t>página</w:t>
        </w:r>
      </w:ins>
      <w:r w:rsidR="00E84006">
        <w:rPr>
          <w:color w:val="000000" w:themeColor="text1"/>
        </w:rPr>
        <w:t>s de listagem das instancias, algumas introduzindo um formato alternativo a pesquisa, outros demonstra</w:t>
      </w:r>
      <w:ins w:id="984" w:author="Rui" w:date="2018-04-22T19:22:00Z">
        <w:r w:rsidR="006B1E3D">
          <w:rPr>
            <w:color w:val="000000" w:themeColor="text1"/>
          </w:rPr>
          <w:t>m</w:t>
        </w:r>
      </w:ins>
      <w:r w:rsidR="00E84006">
        <w:rPr>
          <w:color w:val="000000" w:themeColor="text1"/>
        </w:rPr>
        <w:t xml:space="preserve"> a informação numa forma bastante diferente e por últimos outros introduzem mais </w:t>
      </w:r>
      <w:r w:rsidR="00626F12">
        <w:rPr>
          <w:color w:val="000000" w:themeColor="text1"/>
        </w:rPr>
        <w:t>ações</w:t>
      </w:r>
      <w:r w:rsidR="00E84006">
        <w:rPr>
          <w:color w:val="000000" w:themeColor="text1"/>
        </w:rPr>
        <w:t xml:space="preserve"> possíveis por cada instancia da entidade listada. </w:t>
      </w:r>
    </w:p>
    <w:p w:rsidR="00C267A4" w:rsidRPr="00771D00" w:rsidRDefault="00AA1072" w:rsidP="001B54D5">
      <w:pPr>
        <w:rPr>
          <w:color w:val="000000" w:themeColor="text1"/>
        </w:rPr>
      </w:pPr>
      <w:r>
        <w:tab/>
      </w:r>
      <w:r w:rsidR="009A662F">
        <w:t xml:space="preserve">  </w:t>
      </w:r>
      <w:r w:rsidR="00626F12">
        <w:t xml:space="preserve">Um exemplo dessas exceções pode ser </w:t>
      </w:r>
      <w:r w:rsidR="00120868">
        <w:t>verificado</w:t>
      </w:r>
      <w:r w:rsidR="00626F12">
        <w:t xml:space="preserve"> na </w:t>
      </w:r>
      <w:r w:rsidR="00120868">
        <w:fldChar w:fldCharType="begin"/>
      </w:r>
      <w:r w:rsidR="00120868">
        <w:instrText xml:space="preserve"> REF _Ref511854151 \h </w:instrText>
      </w:r>
      <w:r w:rsidR="00120868">
        <w:fldChar w:fldCharType="separate"/>
      </w:r>
      <w:r w:rsidR="0065317A">
        <w:t xml:space="preserve">Figura </w:t>
      </w:r>
      <w:r w:rsidR="0065317A">
        <w:rPr>
          <w:noProof/>
        </w:rPr>
        <w:t>20</w:t>
      </w:r>
      <w:r w:rsidR="00120868">
        <w:fldChar w:fldCharType="end"/>
      </w:r>
      <w:r w:rsidR="00626F12">
        <w:rPr>
          <w:color w:val="000000" w:themeColor="text1"/>
        </w:rPr>
        <w:t xml:space="preserve">, onde é </w:t>
      </w:r>
      <w:del w:id="985" w:author="Rui" w:date="2018-04-22T19:23:00Z">
        <w:r w:rsidR="00120868" w:rsidDel="006B1E3D">
          <w:rPr>
            <w:color w:val="000000" w:themeColor="text1"/>
          </w:rPr>
          <w:delText>verrinada</w:delText>
        </w:r>
        <w:r w:rsidR="00626F12" w:rsidDel="006B1E3D">
          <w:rPr>
            <w:color w:val="000000" w:themeColor="text1"/>
          </w:rPr>
          <w:delText xml:space="preserve"> </w:delText>
        </w:r>
      </w:del>
      <w:ins w:id="986" w:author="Rui" w:date="2018-04-22T19:23:00Z">
        <w:r w:rsidR="006B1E3D">
          <w:rPr>
            <w:color w:val="000000" w:themeColor="text1"/>
          </w:rPr>
          <w:t xml:space="preserve">verificada </w:t>
        </w:r>
      </w:ins>
      <w:r w:rsidR="00626F12">
        <w:rPr>
          <w:color w:val="000000" w:themeColor="text1"/>
        </w:rPr>
        <w:t xml:space="preserve">a </w:t>
      </w:r>
      <w:del w:id="987" w:author="Rui" w:date="2018-04-22T19:05:00Z">
        <w:r w:rsidR="00626F12" w:rsidDel="00673FD1">
          <w:rPr>
            <w:color w:val="000000" w:themeColor="text1"/>
          </w:rPr>
          <w:delText>pagina</w:delText>
        </w:r>
      </w:del>
      <w:ins w:id="988" w:author="Rui" w:date="2018-04-22T19:05:00Z">
        <w:r w:rsidR="00673FD1">
          <w:rPr>
            <w:color w:val="000000" w:themeColor="text1"/>
          </w:rPr>
          <w:t>página</w:t>
        </w:r>
      </w:ins>
      <w:r w:rsidR="00626F12">
        <w:rPr>
          <w:color w:val="000000" w:themeColor="text1"/>
        </w:rPr>
        <w:t xml:space="preserve"> de listagem de aplicações a vagas existentes.</w:t>
      </w:r>
    </w:p>
    <w:p w:rsidR="00120868" w:rsidRDefault="00E91B9E" w:rsidP="00120868">
      <w:pPr>
        <w:keepNext/>
      </w:pPr>
      <w:r>
        <w:rPr>
          <w:noProof/>
        </w:rPr>
        <w:drawing>
          <wp:inline distT="0" distB="0" distL="0" distR="0">
            <wp:extent cx="5400040" cy="2844021"/>
            <wp:effectExtent l="0" t="0" r="0" b="0"/>
            <wp:docPr id="38" name="Imagem 38" descr="C:\Users\Diogo\AppData\Local\Microsoft\Windows\INetCache\Content.Word\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iogo\AppData\Local\Microsoft\Windows\INetCache\Content.Word\Application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844021"/>
                    </a:xfrm>
                    <a:prstGeom prst="rect">
                      <a:avLst/>
                    </a:prstGeom>
                    <a:noFill/>
                    <a:ln>
                      <a:noFill/>
                    </a:ln>
                  </pic:spPr>
                </pic:pic>
              </a:graphicData>
            </a:graphic>
          </wp:inline>
        </w:drawing>
      </w:r>
    </w:p>
    <w:p w:rsidR="00C267A4" w:rsidRDefault="00120868" w:rsidP="00120868">
      <w:pPr>
        <w:pStyle w:val="Legenda"/>
      </w:pPr>
      <w:bookmarkStart w:id="989" w:name="_Ref511854151"/>
      <w:bookmarkStart w:id="990" w:name="_Toc512108143"/>
      <w:r>
        <w:t xml:space="preserve">Figura </w:t>
      </w:r>
      <w:r w:rsidR="000D6232">
        <w:fldChar w:fldCharType="begin"/>
      </w:r>
      <w:r w:rsidR="000D6232">
        <w:instrText xml:space="preserve"> SEQ Figura \* ARABIC </w:instrText>
      </w:r>
      <w:r w:rsidR="000D6232">
        <w:fldChar w:fldCharType="separate"/>
      </w:r>
      <w:r w:rsidR="0065317A">
        <w:rPr>
          <w:noProof/>
        </w:rPr>
        <w:t>20</w:t>
      </w:r>
      <w:r w:rsidR="000D6232">
        <w:rPr>
          <w:noProof/>
        </w:rPr>
        <w:fldChar w:fldCharType="end"/>
      </w:r>
      <w:bookmarkEnd w:id="989"/>
      <w:r>
        <w:t xml:space="preserve"> - Frames, Applications</w:t>
      </w:r>
      <w:bookmarkEnd w:id="990"/>
    </w:p>
    <w:p w:rsidR="00E91B9E" w:rsidRDefault="00E91B9E" w:rsidP="00E91B9E">
      <w:pPr>
        <w:ind w:firstLine="708"/>
        <w:rPr>
          <w:color w:val="000000" w:themeColor="text1"/>
        </w:rPr>
      </w:pPr>
      <w:r>
        <w:lastRenderedPageBreak/>
        <w:t xml:space="preserve">Como se pode verificar as figuras </w:t>
      </w:r>
      <w:r w:rsidR="00120868">
        <w:rPr>
          <w:color w:val="FF0000"/>
        </w:rPr>
        <w:fldChar w:fldCharType="begin"/>
      </w:r>
      <w:r w:rsidR="00120868">
        <w:instrText xml:space="preserve"> REF _Ref511853996 \h </w:instrText>
      </w:r>
      <w:r w:rsidR="00120868">
        <w:rPr>
          <w:color w:val="FF0000"/>
        </w:rPr>
      </w:r>
      <w:r w:rsidR="00120868">
        <w:rPr>
          <w:color w:val="FF0000"/>
        </w:rPr>
        <w:fldChar w:fldCharType="separate"/>
      </w:r>
      <w:r w:rsidR="0065317A">
        <w:t xml:space="preserve">Figura </w:t>
      </w:r>
      <w:r w:rsidR="0065317A">
        <w:rPr>
          <w:noProof/>
        </w:rPr>
        <w:t>19</w:t>
      </w:r>
      <w:r w:rsidR="00120868">
        <w:rPr>
          <w:color w:val="FF0000"/>
        </w:rPr>
        <w:fldChar w:fldCharType="end"/>
      </w:r>
      <w:r w:rsidR="00120868">
        <w:rPr>
          <w:color w:val="FF0000"/>
        </w:rPr>
        <w:t xml:space="preserve"> </w:t>
      </w:r>
      <w:r w:rsidR="00120868" w:rsidRPr="00120868">
        <w:rPr>
          <w:color w:val="000000" w:themeColor="text1"/>
        </w:rPr>
        <w:t>e</w:t>
      </w:r>
      <w:r>
        <w:rPr>
          <w:color w:val="FF0000"/>
        </w:rPr>
        <w:t xml:space="preserve"> </w:t>
      </w:r>
      <w:r w:rsidR="00120868">
        <w:rPr>
          <w:color w:val="FF0000"/>
        </w:rPr>
        <w:fldChar w:fldCharType="begin"/>
      </w:r>
      <w:r w:rsidR="00120868">
        <w:rPr>
          <w:color w:val="FF0000"/>
        </w:rPr>
        <w:instrText xml:space="preserve"> REF _Ref511854151 \h </w:instrText>
      </w:r>
      <w:r w:rsidR="00120868">
        <w:rPr>
          <w:color w:val="FF0000"/>
        </w:rPr>
      </w:r>
      <w:r w:rsidR="00120868">
        <w:rPr>
          <w:color w:val="FF0000"/>
        </w:rPr>
        <w:fldChar w:fldCharType="separate"/>
      </w:r>
      <w:r w:rsidR="0065317A">
        <w:t xml:space="preserve">Figura </w:t>
      </w:r>
      <w:r w:rsidR="0065317A">
        <w:rPr>
          <w:noProof/>
        </w:rPr>
        <w:t>20</w:t>
      </w:r>
      <w:r w:rsidR="00120868">
        <w:rPr>
          <w:color w:val="FF0000"/>
        </w:rPr>
        <w:fldChar w:fldCharType="end"/>
      </w:r>
      <w:r>
        <w:rPr>
          <w:color w:val="000000" w:themeColor="text1"/>
        </w:rPr>
        <w:t xml:space="preserve"> </w:t>
      </w:r>
      <w:r w:rsidR="00BB5D10">
        <w:rPr>
          <w:color w:val="000000" w:themeColor="text1"/>
        </w:rPr>
        <w:t>tem três diferenças notáveis. Primei</w:t>
      </w:r>
      <w:r w:rsidR="00120868">
        <w:rPr>
          <w:color w:val="000000" w:themeColor="text1"/>
        </w:rPr>
        <w:t xml:space="preserve">ro não existe o botão de adição, o que faz sentido sendo que uma aplicação só pode ser adicionada por um colaborador, utilizador que não tem acesso a </w:t>
      </w:r>
      <w:del w:id="991" w:author="Rui" w:date="2018-04-22T19:05:00Z">
        <w:r w:rsidR="00120868" w:rsidDel="00673FD1">
          <w:rPr>
            <w:color w:val="000000" w:themeColor="text1"/>
          </w:rPr>
          <w:delText>pagina</w:delText>
        </w:r>
      </w:del>
      <w:ins w:id="992" w:author="Rui" w:date="2018-04-22T19:05:00Z">
        <w:r w:rsidR="00673FD1">
          <w:rPr>
            <w:color w:val="000000" w:themeColor="text1"/>
          </w:rPr>
          <w:t>página</w:t>
        </w:r>
      </w:ins>
      <w:r w:rsidR="00120868">
        <w:rPr>
          <w:color w:val="000000" w:themeColor="text1"/>
        </w:rPr>
        <w:t xml:space="preserve"> da </w:t>
      </w:r>
      <w:r w:rsidR="00120868">
        <w:rPr>
          <w:color w:val="000000" w:themeColor="text1"/>
        </w:rPr>
        <w:fldChar w:fldCharType="begin"/>
      </w:r>
      <w:r w:rsidR="00120868">
        <w:rPr>
          <w:color w:val="000000" w:themeColor="text1"/>
        </w:rPr>
        <w:instrText xml:space="preserve"> REF _Ref511854151 \h </w:instrText>
      </w:r>
      <w:r w:rsidR="00120868">
        <w:rPr>
          <w:color w:val="000000" w:themeColor="text1"/>
        </w:rPr>
      </w:r>
      <w:r w:rsidR="00120868">
        <w:rPr>
          <w:color w:val="000000" w:themeColor="text1"/>
        </w:rPr>
        <w:fldChar w:fldCharType="separate"/>
      </w:r>
      <w:r w:rsidR="0065317A">
        <w:t xml:space="preserve">Figura </w:t>
      </w:r>
      <w:r w:rsidR="0065317A">
        <w:rPr>
          <w:noProof/>
        </w:rPr>
        <w:t>20</w:t>
      </w:r>
      <w:r w:rsidR="00120868">
        <w:rPr>
          <w:color w:val="000000" w:themeColor="text1"/>
        </w:rPr>
        <w:fldChar w:fldCharType="end"/>
      </w:r>
      <w:r w:rsidR="00120868">
        <w:rPr>
          <w:color w:val="000000" w:themeColor="text1"/>
        </w:rPr>
        <w:t>.</w:t>
      </w:r>
    </w:p>
    <w:p w:rsidR="00A835CC" w:rsidRDefault="00BB5D10" w:rsidP="00E91B9E">
      <w:pPr>
        <w:ind w:firstLine="708"/>
        <w:rPr>
          <w:color w:val="000000" w:themeColor="text1"/>
        </w:rPr>
      </w:pPr>
      <w:r>
        <w:rPr>
          <w:color w:val="000000" w:themeColor="text1"/>
        </w:rPr>
        <w:t>A tabela também é bastante diferente sendo utilizado um List Record em vez de uma Table Record, com o elemento demonstrado sendo uma combinação</w:t>
      </w:r>
      <w:r w:rsidR="00A835CC">
        <w:rPr>
          <w:color w:val="000000" w:themeColor="text1"/>
        </w:rPr>
        <w:t xml:space="preserve"> dos </w:t>
      </w:r>
      <w:r w:rsidR="00A835CC" w:rsidRPr="006B1E3D">
        <w:rPr>
          <w:i/>
          <w:color w:val="000000" w:themeColor="text1"/>
          <w:rPrChange w:id="993" w:author="Rui" w:date="2018-04-22T19:23:00Z">
            <w:rPr>
              <w:color w:val="000000" w:themeColor="text1"/>
            </w:rPr>
          </w:rPrChange>
        </w:rPr>
        <w:t>widgets</w:t>
      </w:r>
      <w:r w:rsidR="00A835CC">
        <w:rPr>
          <w:color w:val="000000" w:themeColor="text1"/>
        </w:rPr>
        <w:t xml:space="preserve"> CardLeftImage e Show Record.</w:t>
      </w:r>
    </w:p>
    <w:p w:rsidR="00ED3550" w:rsidRDefault="00A835CC" w:rsidP="00E91B9E">
      <w:pPr>
        <w:ind w:firstLine="708"/>
        <w:rPr>
          <w:color w:val="000000" w:themeColor="text1"/>
        </w:rPr>
      </w:pPr>
      <w:r>
        <w:rPr>
          <w:color w:val="000000" w:themeColor="text1"/>
        </w:rPr>
        <w:t xml:space="preserve"> A primeira </w:t>
      </w:r>
      <w:r w:rsidRPr="006B1E3D">
        <w:rPr>
          <w:i/>
          <w:color w:val="000000" w:themeColor="text1"/>
          <w:rPrChange w:id="994" w:author="Rui" w:date="2018-04-22T19:23:00Z">
            <w:rPr>
              <w:color w:val="000000" w:themeColor="text1"/>
            </w:rPr>
          </w:rPrChange>
        </w:rPr>
        <w:t>widget</w:t>
      </w:r>
      <w:r>
        <w:rPr>
          <w:color w:val="000000" w:themeColor="text1"/>
        </w:rPr>
        <w:t xml:space="preserve"> forma uma estrutura da informação, incluindo uma fotografia do candidato da aplicação e a segunda a informação geral do candidato.</w:t>
      </w:r>
    </w:p>
    <w:p w:rsidR="00BB5D10" w:rsidRDefault="00ED3550" w:rsidP="00E91B9E">
      <w:pPr>
        <w:ind w:firstLine="708"/>
        <w:rPr>
          <w:color w:val="000000" w:themeColor="text1"/>
        </w:rPr>
      </w:pPr>
      <w:r>
        <w:rPr>
          <w:color w:val="000000" w:themeColor="text1"/>
        </w:rPr>
        <w:t xml:space="preserve">Por </w:t>
      </w:r>
      <w:r w:rsidR="00092DC1">
        <w:rPr>
          <w:color w:val="000000" w:themeColor="text1"/>
        </w:rPr>
        <w:t>ultimo</w:t>
      </w:r>
      <w:r>
        <w:rPr>
          <w:color w:val="000000" w:themeColor="text1"/>
        </w:rPr>
        <w:t xml:space="preserve"> o formulário de pesquisa inclui a escolha de pesquisa por nome do candidato ou titulo da vaga, utilizando um Check Box para escolher entre um e outro.</w:t>
      </w:r>
      <w:r w:rsidR="00092DC1">
        <w:rPr>
          <w:color w:val="000000" w:themeColor="text1"/>
        </w:rPr>
        <w:t xml:space="preserve"> Este quando é alterado força a pesquisa com o valor na </w:t>
      </w:r>
      <w:r w:rsidR="00092DC1" w:rsidRPr="006B1E3D">
        <w:rPr>
          <w:i/>
          <w:color w:val="000000" w:themeColor="text1"/>
          <w:rPrChange w:id="995" w:author="Rui" w:date="2018-04-22T19:24:00Z">
            <w:rPr>
              <w:color w:val="000000" w:themeColor="text1"/>
            </w:rPr>
          </w:rPrChange>
        </w:rPr>
        <w:t>input</w:t>
      </w:r>
      <w:r w:rsidR="00092DC1">
        <w:rPr>
          <w:color w:val="000000" w:themeColor="text1"/>
        </w:rPr>
        <w:t>.</w:t>
      </w:r>
    </w:p>
    <w:p w:rsidR="00765E69" w:rsidRPr="00765E69" w:rsidRDefault="00765E69" w:rsidP="00765E69">
      <w:pPr>
        <w:ind w:firstLine="708"/>
      </w:pPr>
      <w:r>
        <w:rPr>
          <w:color w:val="000000" w:themeColor="text1"/>
        </w:rPr>
        <w:t xml:space="preserve">Outra exceção do formulário de pesquisa encontra-se na </w:t>
      </w:r>
      <w:del w:id="996" w:author="Rui" w:date="2018-04-22T19:05:00Z">
        <w:r w:rsidDel="00673FD1">
          <w:rPr>
            <w:color w:val="000000" w:themeColor="text1"/>
          </w:rPr>
          <w:delText>pagina</w:delText>
        </w:r>
      </w:del>
      <w:ins w:id="997" w:author="Rui" w:date="2018-04-22T19:05:00Z">
        <w:r w:rsidR="00673FD1">
          <w:rPr>
            <w:color w:val="000000" w:themeColor="text1"/>
          </w:rPr>
          <w:t>página</w:t>
        </w:r>
      </w:ins>
      <w:r>
        <w:rPr>
          <w:color w:val="000000" w:themeColor="text1"/>
        </w:rPr>
        <w:t xml:space="preserve"> de listagem de vagas, que pode ser verificada na </w:t>
      </w:r>
      <w:r w:rsidR="00535667">
        <w:rPr>
          <w:color w:val="000000" w:themeColor="text1"/>
        </w:rPr>
        <w:fldChar w:fldCharType="begin"/>
      </w:r>
      <w:r w:rsidR="00535667">
        <w:rPr>
          <w:color w:val="000000" w:themeColor="text1"/>
        </w:rPr>
        <w:instrText xml:space="preserve"> REF _Ref511854401 \h </w:instrText>
      </w:r>
      <w:r w:rsidR="00535667">
        <w:rPr>
          <w:color w:val="000000" w:themeColor="text1"/>
        </w:rPr>
      </w:r>
      <w:r w:rsidR="00535667">
        <w:rPr>
          <w:color w:val="000000" w:themeColor="text1"/>
        </w:rPr>
        <w:fldChar w:fldCharType="separate"/>
      </w:r>
      <w:r w:rsidR="0065317A" w:rsidRPr="00120868">
        <w:t xml:space="preserve">Figura </w:t>
      </w:r>
      <w:r w:rsidR="0065317A">
        <w:rPr>
          <w:noProof/>
        </w:rPr>
        <w:t>21</w:t>
      </w:r>
      <w:r w:rsidR="00535667">
        <w:rPr>
          <w:color w:val="000000" w:themeColor="text1"/>
        </w:rPr>
        <w:fldChar w:fldCharType="end"/>
      </w:r>
      <w:r>
        <w:t>.</w:t>
      </w:r>
    </w:p>
    <w:p w:rsidR="00120868" w:rsidRDefault="00765E69" w:rsidP="00120868">
      <w:pPr>
        <w:keepNext/>
      </w:pPr>
      <w:r>
        <w:rPr>
          <w:noProof/>
        </w:rPr>
        <w:drawing>
          <wp:inline distT="0" distB="0" distL="0" distR="0">
            <wp:extent cx="5400040" cy="3744028"/>
            <wp:effectExtent l="0" t="0" r="0" b="8890"/>
            <wp:docPr id="39" name="Imagem 39" descr="C:\Users\Diogo\AppData\Local\Microsoft\Windows\INetCache\Content.Word\Vaca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iogo\AppData\Local\Microsoft\Windows\INetCache\Content.Word\Vacanci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744028"/>
                    </a:xfrm>
                    <a:prstGeom prst="rect">
                      <a:avLst/>
                    </a:prstGeom>
                    <a:noFill/>
                    <a:ln>
                      <a:noFill/>
                    </a:ln>
                  </pic:spPr>
                </pic:pic>
              </a:graphicData>
            </a:graphic>
          </wp:inline>
        </w:drawing>
      </w:r>
    </w:p>
    <w:p w:rsidR="00C267A4" w:rsidRPr="00120868" w:rsidRDefault="00120868" w:rsidP="00120868">
      <w:pPr>
        <w:pStyle w:val="Legenda"/>
      </w:pPr>
      <w:bookmarkStart w:id="998" w:name="_Ref511854401"/>
      <w:bookmarkStart w:id="999" w:name="_Toc512108144"/>
      <w:r w:rsidRPr="00120868">
        <w:t xml:space="preserve">Figura </w:t>
      </w:r>
      <w:r w:rsidR="000D6232">
        <w:fldChar w:fldCharType="begin"/>
      </w:r>
      <w:r w:rsidR="000D6232">
        <w:instrText xml:space="preserve"> SEQ Figura \* ARABIC </w:instrText>
      </w:r>
      <w:r w:rsidR="000D6232">
        <w:fldChar w:fldCharType="separate"/>
      </w:r>
      <w:r w:rsidR="0065317A">
        <w:rPr>
          <w:noProof/>
        </w:rPr>
        <w:t>21</w:t>
      </w:r>
      <w:r w:rsidR="000D6232">
        <w:rPr>
          <w:noProof/>
        </w:rPr>
        <w:fldChar w:fldCharType="end"/>
      </w:r>
      <w:bookmarkEnd w:id="998"/>
      <w:r w:rsidRPr="00120868">
        <w:t xml:space="preserve"> - Frames, Vacancies</w:t>
      </w:r>
      <w:bookmarkEnd w:id="999"/>
    </w:p>
    <w:p w:rsidR="004D478B" w:rsidRDefault="00765E69" w:rsidP="004D478B">
      <w:pPr>
        <w:ind w:firstLine="708"/>
        <w:rPr>
          <w:color w:val="000000" w:themeColor="text1"/>
        </w:rPr>
      </w:pPr>
      <w:r>
        <w:rPr>
          <w:color w:val="000000" w:themeColor="text1"/>
        </w:rPr>
        <w:t xml:space="preserve">Como se pode ver a </w:t>
      </w:r>
      <w:r w:rsidR="004D478B">
        <w:rPr>
          <w:color w:val="000000" w:themeColor="text1"/>
        </w:rPr>
        <w:t>pesquisa</w:t>
      </w:r>
      <w:r>
        <w:rPr>
          <w:color w:val="000000" w:themeColor="text1"/>
        </w:rPr>
        <w:t xml:space="preserve"> de vagas é realizado sem nenhum </w:t>
      </w:r>
      <w:r w:rsidRPr="006B1E3D">
        <w:rPr>
          <w:i/>
          <w:color w:val="000000" w:themeColor="text1"/>
          <w:rPrChange w:id="1000" w:author="Rui" w:date="2018-04-22T19:24:00Z">
            <w:rPr>
              <w:color w:val="000000" w:themeColor="text1"/>
            </w:rPr>
          </w:rPrChange>
        </w:rPr>
        <w:t>input</w:t>
      </w:r>
      <w:r>
        <w:rPr>
          <w:color w:val="000000" w:themeColor="text1"/>
        </w:rPr>
        <w:t xml:space="preserve"> de texto, sendo realizado unicamente por </w:t>
      </w:r>
      <w:r w:rsidR="004D478B">
        <w:rPr>
          <w:color w:val="000000" w:themeColor="text1"/>
        </w:rPr>
        <w:t xml:space="preserve">escolha de um valor de uma Combo Box, que demonstra as instancias de JobTitle e pela escolha de ferramentas e /ou linguagens. </w:t>
      </w:r>
    </w:p>
    <w:p w:rsidR="00C267A4" w:rsidRDefault="004D478B" w:rsidP="004D478B">
      <w:pPr>
        <w:ind w:firstLine="708"/>
        <w:rPr>
          <w:color w:val="000000" w:themeColor="text1"/>
        </w:rPr>
      </w:pPr>
      <w:r>
        <w:rPr>
          <w:color w:val="000000" w:themeColor="text1"/>
        </w:rPr>
        <w:t xml:space="preserve">Este formulário, como se pode notar não inclui qualquer botão de pesquisa, </w:t>
      </w:r>
      <w:del w:id="1001" w:author="Rui" w:date="2018-04-22T19:25:00Z">
        <w:r w:rsidDel="006B1E3D">
          <w:rPr>
            <w:color w:val="000000" w:themeColor="text1"/>
          </w:rPr>
          <w:delText xml:space="preserve">sendo que </w:delText>
        </w:r>
      </w:del>
      <w:r>
        <w:rPr>
          <w:color w:val="000000" w:themeColor="text1"/>
        </w:rPr>
        <w:t xml:space="preserve">qualquer alteração ao Combo Box ou da seleção </w:t>
      </w:r>
      <w:del w:id="1002" w:author="Rui" w:date="2018-04-22T19:26:00Z">
        <w:r w:rsidDel="006B1E3D">
          <w:rPr>
            <w:color w:val="000000" w:themeColor="text1"/>
          </w:rPr>
          <w:delText xml:space="preserve">e </w:delText>
        </w:r>
      </w:del>
      <w:ins w:id="1003" w:author="Rui" w:date="2018-04-22T19:26:00Z">
        <w:r w:rsidR="006B1E3D">
          <w:rPr>
            <w:color w:val="000000" w:themeColor="text1"/>
          </w:rPr>
          <w:t>resulta numa</w:t>
        </w:r>
      </w:ins>
      <w:del w:id="1004" w:author="Rui" w:date="2018-04-22T19:26:00Z">
        <w:r w:rsidDel="006B1E3D">
          <w:rPr>
            <w:color w:val="000000" w:themeColor="text1"/>
          </w:rPr>
          <w:delText>realizado a</w:delText>
        </w:r>
      </w:del>
      <w:r>
        <w:rPr>
          <w:color w:val="000000" w:themeColor="text1"/>
        </w:rPr>
        <w:t xml:space="preserve"> pesquisa.</w:t>
      </w:r>
    </w:p>
    <w:p w:rsidR="004D478B" w:rsidRDefault="004D478B" w:rsidP="004D478B">
      <w:pPr>
        <w:ind w:firstLine="708"/>
        <w:rPr>
          <w:color w:val="000000" w:themeColor="text1"/>
        </w:rPr>
      </w:pPr>
      <w:r>
        <w:rPr>
          <w:color w:val="000000" w:themeColor="text1"/>
        </w:rPr>
        <w:lastRenderedPageBreak/>
        <w:t>Também deve-se notar que o botão “Smart Search” altera a visualização do formulário, e caso o botão torn</w:t>
      </w:r>
      <w:del w:id="1005" w:author="Rui" w:date="2018-04-22T19:27:00Z">
        <w:r w:rsidDel="006B1E3D">
          <w:rPr>
            <w:color w:val="000000" w:themeColor="text1"/>
          </w:rPr>
          <w:delText>a</w:delText>
        </w:r>
      </w:del>
      <w:ins w:id="1006" w:author="Rui" w:date="2018-04-22T19:27:00Z">
        <w:r w:rsidR="006B1E3D">
          <w:rPr>
            <w:color w:val="000000" w:themeColor="text1"/>
          </w:rPr>
          <w:t>e</w:t>
        </w:r>
      </w:ins>
      <w:r>
        <w:rPr>
          <w:color w:val="000000" w:themeColor="text1"/>
        </w:rPr>
        <w:t xml:space="preserve"> o formulário invisível, então </w:t>
      </w:r>
      <w:r w:rsidR="000D1D3A">
        <w:rPr>
          <w:color w:val="000000" w:themeColor="text1"/>
        </w:rPr>
        <w:t>pesquisa é cancelada e as vagas demonstradas não são limitadas pelos valores no formulário.</w:t>
      </w:r>
    </w:p>
    <w:p w:rsidR="008D7CF8" w:rsidRDefault="008D7CF8" w:rsidP="004D478B">
      <w:pPr>
        <w:ind w:firstLine="708"/>
        <w:rPr>
          <w:color w:val="000000" w:themeColor="text1"/>
        </w:rPr>
      </w:pPr>
      <w:r>
        <w:rPr>
          <w:color w:val="000000" w:themeColor="text1"/>
        </w:rPr>
        <w:t xml:space="preserve">Uma exceção que não envolve o formulário de pesquisa e adiciona capacidades a cada instancia da entidade pode ser verificada na </w:t>
      </w:r>
      <w:r w:rsidR="00535667">
        <w:rPr>
          <w:color w:val="000000" w:themeColor="text1"/>
        </w:rPr>
        <w:fldChar w:fldCharType="begin"/>
      </w:r>
      <w:r w:rsidR="00535667">
        <w:rPr>
          <w:color w:val="000000" w:themeColor="text1"/>
        </w:rPr>
        <w:instrText xml:space="preserve"> REF _Ref511854431 \h </w:instrText>
      </w:r>
      <w:r w:rsidR="00535667">
        <w:rPr>
          <w:color w:val="000000" w:themeColor="text1"/>
        </w:rPr>
      </w:r>
      <w:r w:rsidR="00535667">
        <w:rPr>
          <w:color w:val="000000" w:themeColor="text1"/>
        </w:rPr>
        <w:fldChar w:fldCharType="separate"/>
      </w:r>
      <w:r w:rsidR="0065317A">
        <w:t xml:space="preserve">Figura </w:t>
      </w:r>
      <w:r w:rsidR="0065317A">
        <w:rPr>
          <w:noProof/>
        </w:rPr>
        <w:t>22</w:t>
      </w:r>
      <w:r w:rsidR="00535667">
        <w:rPr>
          <w:color w:val="000000" w:themeColor="text1"/>
        </w:rPr>
        <w:fldChar w:fldCharType="end"/>
      </w:r>
      <w:r w:rsidR="00D74F3A">
        <w:rPr>
          <w:color w:val="000000" w:themeColor="text1"/>
        </w:rPr>
        <w:t xml:space="preserve">, que demonstra a </w:t>
      </w:r>
      <w:del w:id="1007" w:author="Rui" w:date="2018-04-22T19:05:00Z">
        <w:r w:rsidR="00D74F3A" w:rsidDel="00673FD1">
          <w:rPr>
            <w:color w:val="000000" w:themeColor="text1"/>
          </w:rPr>
          <w:delText>pagina</w:delText>
        </w:r>
      </w:del>
      <w:ins w:id="1008" w:author="Rui" w:date="2018-04-22T19:05:00Z">
        <w:r w:rsidR="00673FD1">
          <w:rPr>
            <w:color w:val="000000" w:themeColor="text1"/>
          </w:rPr>
          <w:t>página</w:t>
        </w:r>
      </w:ins>
      <w:r w:rsidR="00D74F3A">
        <w:rPr>
          <w:color w:val="000000" w:themeColor="text1"/>
        </w:rPr>
        <w:t xml:space="preserve"> que lista as candidaturas espontâneas que ainda não foram tratadas.</w:t>
      </w:r>
    </w:p>
    <w:p w:rsidR="00535667" w:rsidRDefault="00B41F2D" w:rsidP="00535667">
      <w:pPr>
        <w:keepNext/>
        <w:jc w:val="center"/>
      </w:pPr>
      <w:r>
        <w:rPr>
          <w:noProof/>
        </w:rPr>
        <w:drawing>
          <wp:inline distT="0" distB="0" distL="0" distR="0">
            <wp:extent cx="5400040" cy="1807213"/>
            <wp:effectExtent l="0" t="0" r="0" b="2540"/>
            <wp:docPr id="40" name="Imagem 40" descr="C:\Users\Diogo\AppData\Local\Microsoft\Windows\INetCache\Content.Word\Check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iogo\AppData\Local\Microsoft\Windows\INetCache\Content.Word\CheckCV.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807213"/>
                    </a:xfrm>
                    <a:prstGeom prst="rect">
                      <a:avLst/>
                    </a:prstGeom>
                    <a:noFill/>
                    <a:ln>
                      <a:noFill/>
                    </a:ln>
                  </pic:spPr>
                </pic:pic>
              </a:graphicData>
            </a:graphic>
          </wp:inline>
        </w:drawing>
      </w:r>
    </w:p>
    <w:p w:rsidR="008D7CF8" w:rsidRPr="008D7CF8" w:rsidRDefault="00535667" w:rsidP="00535667">
      <w:pPr>
        <w:pStyle w:val="Legenda"/>
        <w:rPr>
          <w:color w:val="000000" w:themeColor="text1"/>
        </w:rPr>
      </w:pPr>
      <w:bookmarkStart w:id="1009" w:name="_Ref511854431"/>
      <w:bookmarkStart w:id="1010" w:name="_Toc512108145"/>
      <w:r>
        <w:t xml:space="preserve">Figura </w:t>
      </w:r>
      <w:r w:rsidR="000D6232">
        <w:fldChar w:fldCharType="begin"/>
      </w:r>
      <w:r w:rsidR="000D6232">
        <w:instrText xml:space="preserve"> SEQ Figura \* ARABIC </w:instrText>
      </w:r>
      <w:r w:rsidR="000D6232">
        <w:fldChar w:fldCharType="separate"/>
      </w:r>
      <w:r w:rsidR="0065317A">
        <w:rPr>
          <w:noProof/>
        </w:rPr>
        <w:t>22</w:t>
      </w:r>
      <w:r w:rsidR="000D6232">
        <w:rPr>
          <w:noProof/>
        </w:rPr>
        <w:fldChar w:fldCharType="end"/>
      </w:r>
      <w:bookmarkEnd w:id="1009"/>
      <w:r>
        <w:t xml:space="preserve"> - Frames, CheckCV</w:t>
      </w:r>
      <w:bookmarkEnd w:id="1010"/>
    </w:p>
    <w:p w:rsidR="00C267A4" w:rsidRDefault="00B41F2D" w:rsidP="00B41F2D">
      <w:pPr>
        <w:ind w:firstLine="708"/>
        <w:rPr>
          <w:color w:val="000000" w:themeColor="text1"/>
        </w:rPr>
      </w:pPr>
      <w:r>
        <w:t xml:space="preserve">Como se pode ver cada instancia da tabela da </w:t>
      </w:r>
      <w:r w:rsidR="00535667">
        <w:fldChar w:fldCharType="begin"/>
      </w:r>
      <w:r w:rsidR="00535667">
        <w:instrText xml:space="preserve"> REF _Ref511854431 \h </w:instrText>
      </w:r>
      <w:r w:rsidR="00535667">
        <w:fldChar w:fldCharType="separate"/>
      </w:r>
      <w:r w:rsidR="0065317A">
        <w:t xml:space="preserve">Figura </w:t>
      </w:r>
      <w:r w:rsidR="0065317A">
        <w:rPr>
          <w:noProof/>
        </w:rPr>
        <w:t>22</w:t>
      </w:r>
      <w:r w:rsidR="00535667">
        <w:fldChar w:fldCharType="end"/>
      </w:r>
      <w:r>
        <w:rPr>
          <w:color w:val="000000" w:themeColor="text1"/>
        </w:rPr>
        <w:t xml:space="preserve">, </w:t>
      </w:r>
      <w:r w:rsidR="00D74F3A">
        <w:rPr>
          <w:color w:val="000000" w:themeColor="text1"/>
        </w:rPr>
        <w:t>inclui três botões com cada tendo a sua funcionalidade:</w:t>
      </w:r>
    </w:p>
    <w:p w:rsidR="00D74F3A" w:rsidRDefault="00D74F3A" w:rsidP="00D74F3A">
      <w:pPr>
        <w:pStyle w:val="PargrafodaLista"/>
        <w:numPr>
          <w:ilvl w:val="0"/>
          <w:numId w:val="15"/>
        </w:numPr>
        <w:rPr>
          <w:color w:val="000000" w:themeColor="text1"/>
        </w:rPr>
      </w:pPr>
      <w:r>
        <w:rPr>
          <w:color w:val="000000" w:themeColor="text1"/>
        </w:rPr>
        <w:t>Download, faz download do currículo enviado na candidatura</w:t>
      </w:r>
      <w:ins w:id="1011" w:author="Rui" w:date="2018-04-22T19:28:00Z">
        <w:r w:rsidR="00D967F9">
          <w:rPr>
            <w:color w:val="000000" w:themeColor="text1"/>
          </w:rPr>
          <w:t>,</w:t>
        </w:r>
      </w:ins>
      <w:del w:id="1012" w:author="Rui" w:date="2018-04-22T19:28:00Z">
        <w:r w:rsidDel="00D967F9">
          <w:rPr>
            <w:color w:val="000000" w:themeColor="text1"/>
          </w:rPr>
          <w:delText xml:space="preserve"> </w:delText>
        </w:r>
      </w:del>
    </w:p>
    <w:p w:rsidR="00D74F3A" w:rsidRDefault="00540F41" w:rsidP="00D74F3A">
      <w:pPr>
        <w:pStyle w:val="PargrafodaLista"/>
        <w:numPr>
          <w:ilvl w:val="0"/>
          <w:numId w:val="15"/>
        </w:numPr>
        <w:rPr>
          <w:color w:val="000000" w:themeColor="text1"/>
        </w:rPr>
      </w:pPr>
      <w:r>
        <w:rPr>
          <w:color w:val="000000" w:themeColor="text1"/>
        </w:rPr>
        <w:t>Accept</w:t>
      </w:r>
      <w:r w:rsidR="00D74F3A">
        <w:rPr>
          <w:color w:val="000000" w:themeColor="text1"/>
        </w:rPr>
        <w:t>, aceita a candidatura e é criado um utilizador, candidato, com a informação da candidatura, remove a candidatura da base de dados</w:t>
      </w:r>
      <w:ins w:id="1013" w:author="Rui" w:date="2018-04-22T19:28:00Z">
        <w:r w:rsidR="00D967F9">
          <w:rPr>
            <w:color w:val="000000" w:themeColor="text1"/>
          </w:rPr>
          <w:t>,</w:t>
        </w:r>
      </w:ins>
    </w:p>
    <w:p w:rsidR="00D74F3A" w:rsidRPr="00D74F3A" w:rsidRDefault="00D74F3A" w:rsidP="00D74F3A">
      <w:pPr>
        <w:pStyle w:val="PargrafodaLista"/>
        <w:numPr>
          <w:ilvl w:val="0"/>
          <w:numId w:val="15"/>
        </w:numPr>
        <w:rPr>
          <w:color w:val="000000" w:themeColor="text1"/>
        </w:rPr>
      </w:pPr>
      <w:r>
        <w:rPr>
          <w:color w:val="000000" w:themeColor="text1"/>
        </w:rPr>
        <w:t>Refuse, recusa a candidatura, remove a candidatura da base de dados</w:t>
      </w:r>
      <w:ins w:id="1014" w:author="Rui" w:date="2018-04-22T19:28:00Z">
        <w:r w:rsidR="00D967F9">
          <w:rPr>
            <w:color w:val="000000" w:themeColor="text1"/>
          </w:rPr>
          <w:t>.</w:t>
        </w:r>
      </w:ins>
    </w:p>
    <w:p w:rsidR="00C267A4" w:rsidRDefault="00E21945" w:rsidP="00E21945">
      <w:pPr>
        <w:ind w:firstLine="708"/>
      </w:pPr>
      <w:r>
        <w:t xml:space="preserve">A ultima exceção a notar é a </w:t>
      </w:r>
      <w:del w:id="1015" w:author="Rui" w:date="2018-04-22T19:05:00Z">
        <w:r w:rsidDel="00673FD1">
          <w:delText>pagina</w:delText>
        </w:r>
      </w:del>
      <w:ins w:id="1016" w:author="Rui" w:date="2018-04-22T19:05:00Z">
        <w:r w:rsidR="00673FD1">
          <w:t>página</w:t>
        </w:r>
      </w:ins>
      <w:r>
        <w:t xml:space="preserve"> de listagem de eventos que pode ser verificada na </w:t>
      </w:r>
      <w:r w:rsidR="00535667">
        <w:fldChar w:fldCharType="begin"/>
      </w:r>
      <w:r w:rsidR="00535667">
        <w:instrText xml:space="preserve"> REF _Ref511854499 \h </w:instrText>
      </w:r>
      <w:r w:rsidR="00535667">
        <w:fldChar w:fldCharType="separate"/>
      </w:r>
      <w:r w:rsidR="0065317A">
        <w:t xml:space="preserve">Figura </w:t>
      </w:r>
      <w:r w:rsidR="0065317A">
        <w:rPr>
          <w:noProof/>
        </w:rPr>
        <w:t>23</w:t>
      </w:r>
      <w:r w:rsidR="00535667">
        <w:fldChar w:fldCharType="end"/>
      </w:r>
      <w:r>
        <w:t>.</w:t>
      </w:r>
    </w:p>
    <w:p w:rsidR="00535667" w:rsidRDefault="00540F41" w:rsidP="00535667">
      <w:pPr>
        <w:keepNext/>
      </w:pPr>
      <w:r>
        <w:rPr>
          <w:noProof/>
        </w:rPr>
        <w:lastRenderedPageBreak/>
        <w:drawing>
          <wp:inline distT="0" distB="0" distL="0" distR="0">
            <wp:extent cx="5399405" cy="3838575"/>
            <wp:effectExtent l="0" t="0" r="0" b="9525"/>
            <wp:docPr id="46" name="Imagem 46" descr="C:\Users\Diogo\AppData\Local\Microsoft\Windows\INetCache\Content.Word\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iogo\AppData\Local\Microsoft\Windows\INetCache\Content.Word\Event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211" cy="3839148"/>
                    </a:xfrm>
                    <a:prstGeom prst="rect">
                      <a:avLst/>
                    </a:prstGeom>
                    <a:noFill/>
                    <a:ln>
                      <a:noFill/>
                    </a:ln>
                  </pic:spPr>
                </pic:pic>
              </a:graphicData>
            </a:graphic>
          </wp:inline>
        </w:drawing>
      </w:r>
    </w:p>
    <w:p w:rsidR="00535667" w:rsidRDefault="00535667" w:rsidP="00535667">
      <w:pPr>
        <w:pStyle w:val="Legenda"/>
        <w:jc w:val="both"/>
      </w:pPr>
    </w:p>
    <w:p w:rsidR="00C267A4" w:rsidRDefault="00535667" w:rsidP="00535667">
      <w:pPr>
        <w:pStyle w:val="Legenda"/>
      </w:pPr>
      <w:bookmarkStart w:id="1017" w:name="_Ref511854499"/>
      <w:bookmarkStart w:id="1018" w:name="_Toc512108146"/>
      <w:r>
        <w:t xml:space="preserve">Figura </w:t>
      </w:r>
      <w:r w:rsidR="000D6232">
        <w:fldChar w:fldCharType="begin"/>
      </w:r>
      <w:r w:rsidR="000D6232">
        <w:instrText xml:space="preserve"> SEQ Figura \* ARABIC </w:instrText>
      </w:r>
      <w:r w:rsidR="000D6232">
        <w:fldChar w:fldCharType="separate"/>
      </w:r>
      <w:r w:rsidR="0065317A">
        <w:rPr>
          <w:noProof/>
        </w:rPr>
        <w:t>23</w:t>
      </w:r>
      <w:r w:rsidR="000D6232">
        <w:rPr>
          <w:noProof/>
        </w:rPr>
        <w:fldChar w:fldCharType="end"/>
      </w:r>
      <w:bookmarkEnd w:id="1017"/>
      <w:r>
        <w:t xml:space="preserve"> - Frames, Events</w:t>
      </w:r>
      <w:bookmarkEnd w:id="1018"/>
    </w:p>
    <w:p w:rsidR="00540F41" w:rsidRDefault="00540F41" w:rsidP="00540F41">
      <w:pPr>
        <w:ind w:firstLine="708"/>
      </w:pPr>
      <w:r>
        <w:t xml:space="preserve">Uma alteração notável desta </w:t>
      </w:r>
      <w:del w:id="1019" w:author="Rui" w:date="2018-04-22T19:05:00Z">
        <w:r w:rsidDel="00673FD1">
          <w:delText>pagina</w:delText>
        </w:r>
      </w:del>
      <w:ins w:id="1020" w:author="Rui" w:date="2018-04-22T19:05:00Z">
        <w:r w:rsidR="00673FD1">
          <w:t>página</w:t>
        </w:r>
      </w:ins>
      <w:r>
        <w:t xml:space="preserve"> quando comparada as outras </w:t>
      </w:r>
      <w:del w:id="1021" w:author="Rui" w:date="2018-04-22T19:05:00Z">
        <w:r w:rsidDel="00673FD1">
          <w:delText>pagina</w:delText>
        </w:r>
      </w:del>
      <w:ins w:id="1022" w:author="Rui" w:date="2018-04-22T19:05:00Z">
        <w:r w:rsidR="00673FD1">
          <w:t>página</w:t>
        </w:r>
      </w:ins>
      <w:r>
        <w:t xml:space="preserve">s já referidas é que a </w:t>
      </w:r>
      <w:del w:id="1023" w:author="Rui" w:date="2018-04-22T19:05:00Z">
        <w:r w:rsidDel="00673FD1">
          <w:delText>pagina</w:delText>
        </w:r>
      </w:del>
      <w:ins w:id="1024" w:author="Rui" w:date="2018-04-22T19:05:00Z">
        <w:r w:rsidR="00D967F9">
          <w:t>p</w:t>
        </w:r>
      </w:ins>
      <w:ins w:id="1025" w:author="Rui" w:date="2018-04-22T19:29:00Z">
        <w:r w:rsidR="00D967F9">
          <w:t>a</w:t>
        </w:r>
      </w:ins>
      <w:ins w:id="1026" w:author="Rui" w:date="2018-04-22T19:05:00Z">
        <w:r w:rsidR="00673FD1">
          <w:t>gina</w:t>
        </w:r>
      </w:ins>
      <w:r>
        <w:t xml:space="preserve">ção de eventos </w:t>
      </w:r>
      <w:del w:id="1027" w:author="Rui" w:date="2018-04-22T19:29:00Z">
        <w:r w:rsidDel="00D967F9">
          <w:delText xml:space="preserve">e </w:delText>
        </w:r>
      </w:del>
      <w:ins w:id="1028" w:author="Rui" w:date="2018-04-22T19:29:00Z">
        <w:r w:rsidR="00D967F9">
          <w:t xml:space="preserve">é </w:t>
        </w:r>
      </w:ins>
      <w:r>
        <w:t>realizada em função do utilizador atual.</w:t>
      </w:r>
    </w:p>
    <w:p w:rsidR="00540F41" w:rsidRDefault="00540F41" w:rsidP="00540F41">
      <w:pPr>
        <w:ind w:firstLine="708"/>
      </w:pPr>
      <w:r>
        <w:t xml:space="preserve">Os eventos listados na </w:t>
      </w:r>
      <w:del w:id="1029" w:author="Rui" w:date="2018-04-22T19:05:00Z">
        <w:r w:rsidDel="00673FD1">
          <w:delText>pagina</w:delText>
        </w:r>
      </w:del>
      <w:ins w:id="1030" w:author="Rui" w:date="2018-04-22T19:05:00Z">
        <w:r w:rsidR="00673FD1">
          <w:t>página</w:t>
        </w:r>
      </w:ins>
      <w:r>
        <w:t xml:space="preserve"> são os eventos em que o utilizador participa, como responsável ou como participante, em eventos em grupo.</w:t>
      </w:r>
    </w:p>
    <w:p w:rsidR="00540F41" w:rsidRDefault="00B716D2" w:rsidP="00540F41">
      <w:pPr>
        <w:ind w:firstLine="708"/>
      </w:pPr>
      <w:r>
        <w:t>Também</w:t>
      </w:r>
      <w:r w:rsidR="00DC3B97">
        <w:t xml:space="preserve"> pode ser notado que a </w:t>
      </w:r>
      <w:r>
        <w:t>pesquisa</w:t>
      </w:r>
      <w:r w:rsidR="00DC3B97">
        <w:t xml:space="preserve"> é realizada</w:t>
      </w:r>
      <w:ins w:id="1031" w:author="Rui" w:date="2018-04-22T19:29:00Z">
        <w:r w:rsidR="00D967F9">
          <w:t>,</w:t>
        </w:r>
      </w:ins>
      <w:r w:rsidR="00DC3B97">
        <w:t xml:space="preserve"> não com um </w:t>
      </w:r>
      <w:r w:rsidR="00DC3B97" w:rsidRPr="00D967F9">
        <w:rPr>
          <w:i/>
          <w:rPrChange w:id="1032" w:author="Rui" w:date="2018-04-22T19:29:00Z">
            <w:rPr/>
          </w:rPrChange>
        </w:rPr>
        <w:t>input</w:t>
      </w:r>
      <w:r w:rsidR="00DC3B97">
        <w:t xml:space="preserve"> simples</w:t>
      </w:r>
      <w:ins w:id="1033" w:author="Rui" w:date="2018-04-22T19:29:00Z">
        <w:r w:rsidR="00D967F9">
          <w:t>,</w:t>
        </w:r>
      </w:ins>
      <w:r w:rsidR="00DC3B97">
        <w:t xml:space="preserve"> mas com um </w:t>
      </w:r>
      <w:r>
        <w:t>Input Caland</w:t>
      </w:r>
      <w:ins w:id="1034" w:author="Rui" w:date="2018-04-22T19:29:00Z">
        <w:r w:rsidR="00D967F9">
          <w:t>a</w:t>
        </w:r>
      </w:ins>
      <w:del w:id="1035" w:author="Rui" w:date="2018-04-22T19:29:00Z">
        <w:r w:rsidDel="00D967F9">
          <w:delText>e</w:delText>
        </w:r>
      </w:del>
      <w:r>
        <w:t>r e que os eventos listados não são só os eventos do dia da pesquisa, mas também os próximos quatro dias, não incluindo fim-de-semana.</w:t>
      </w:r>
    </w:p>
    <w:p w:rsidR="00C267A4" w:rsidRDefault="00B716D2" w:rsidP="001B54D5">
      <w:r>
        <w:tab/>
        <w:t xml:space="preserve">Mas o fator mais notável de exceção é que os eventos são listados com um bloco que ocupa a janela de tempo entre o inicio e o fim do evento, na data </w:t>
      </w:r>
      <w:r w:rsidR="00525300">
        <w:t>correta</w:t>
      </w:r>
      <w:r>
        <w:t xml:space="preserve">. </w:t>
      </w:r>
      <w:r w:rsidR="0064610C">
        <w:t>Algo que é possível</w:t>
      </w:r>
      <w:ins w:id="1036" w:author="Rui" w:date="2018-04-22T19:30:00Z">
        <w:r w:rsidR="00D967F9">
          <w:t>,</w:t>
        </w:r>
      </w:ins>
      <w:r w:rsidR="0064610C">
        <w:t xml:space="preserve"> não com a utilização de uma Tabel Records</w:t>
      </w:r>
      <w:ins w:id="1037" w:author="Rui" w:date="2018-04-22T19:30:00Z">
        <w:r w:rsidR="00D967F9">
          <w:t>,</w:t>
        </w:r>
      </w:ins>
      <w:r w:rsidR="0064610C">
        <w:t xml:space="preserve"> mas uma List Records onde cada elemento listado resulta num bloco ocupado ou livre.</w:t>
      </w:r>
    </w:p>
    <w:p w:rsidR="002C062E" w:rsidRDefault="00296E08" w:rsidP="001B54D5">
      <w:pPr>
        <w:rPr>
          <w:color w:val="000000" w:themeColor="text1"/>
        </w:rPr>
      </w:pPr>
      <w:r>
        <w:tab/>
      </w:r>
      <w:r w:rsidR="002C062E">
        <w:t xml:space="preserve">Anteriormente </w:t>
      </w:r>
      <w:del w:id="1038" w:author="Rui" w:date="2018-04-22T18:45:00Z">
        <w:r w:rsidR="002C062E" w:rsidDel="004B3FAD">
          <w:delText>fui</w:delText>
        </w:r>
      </w:del>
      <w:ins w:id="1039" w:author="Rui" w:date="2018-04-22T18:45:00Z">
        <w:r w:rsidR="004B3FAD">
          <w:t>foi</w:t>
        </w:r>
      </w:ins>
      <w:r w:rsidR="002C062E">
        <w:t xml:space="preserve"> estabelecido o facto que as </w:t>
      </w:r>
      <w:del w:id="1040" w:author="Rui" w:date="2018-04-22T19:05:00Z">
        <w:r w:rsidR="002C062E" w:rsidDel="00673FD1">
          <w:delText>pagina</w:delText>
        </w:r>
      </w:del>
      <w:ins w:id="1041" w:author="Rui" w:date="2018-04-22T19:05:00Z">
        <w:r w:rsidR="00673FD1">
          <w:t>página</w:t>
        </w:r>
      </w:ins>
      <w:r w:rsidR="002C062E">
        <w:t xml:space="preserve">s de listagem normalmente incluem um </w:t>
      </w:r>
      <w:r w:rsidR="002C062E" w:rsidRPr="00D967F9">
        <w:rPr>
          <w:i/>
          <w:rPrChange w:id="1042" w:author="Rui" w:date="2018-04-22T19:30:00Z">
            <w:rPr/>
          </w:rPrChange>
        </w:rPr>
        <w:t>link</w:t>
      </w:r>
      <w:r w:rsidR="002C062E">
        <w:t xml:space="preserve"> nas instancia listadas, para uma </w:t>
      </w:r>
      <w:del w:id="1043" w:author="Rui" w:date="2018-04-22T19:05:00Z">
        <w:r w:rsidR="002C062E" w:rsidDel="00673FD1">
          <w:delText>pagina</w:delText>
        </w:r>
      </w:del>
      <w:ins w:id="1044" w:author="Rui" w:date="2018-04-22T19:05:00Z">
        <w:r w:rsidR="00673FD1">
          <w:t>página</w:t>
        </w:r>
      </w:ins>
      <w:r w:rsidR="002C062E">
        <w:t xml:space="preserve"> que demonstra a informação da instancia mais detalhada.  Um exemplo simples deste tipo de </w:t>
      </w:r>
      <w:del w:id="1045" w:author="Rui" w:date="2018-04-22T19:05:00Z">
        <w:r w:rsidR="002C062E" w:rsidDel="00673FD1">
          <w:delText>pagina</w:delText>
        </w:r>
      </w:del>
      <w:ins w:id="1046" w:author="Rui" w:date="2018-04-22T19:05:00Z">
        <w:r w:rsidR="00673FD1">
          <w:t>página</w:t>
        </w:r>
      </w:ins>
      <w:r w:rsidR="002C062E">
        <w:t xml:space="preserve"> pode ser verificado na </w:t>
      </w:r>
      <w:r w:rsidR="0049234B">
        <w:fldChar w:fldCharType="begin"/>
      </w:r>
      <w:r w:rsidR="0049234B">
        <w:instrText xml:space="preserve"> REF _Ref511854634 \h </w:instrText>
      </w:r>
      <w:r w:rsidR="0049234B">
        <w:fldChar w:fldCharType="separate"/>
      </w:r>
      <w:r w:rsidR="0065317A">
        <w:t xml:space="preserve">Figura </w:t>
      </w:r>
      <w:r w:rsidR="0065317A">
        <w:rPr>
          <w:noProof/>
        </w:rPr>
        <w:t>24</w:t>
      </w:r>
      <w:r w:rsidR="0049234B">
        <w:fldChar w:fldCharType="end"/>
      </w:r>
      <w:r w:rsidR="002C062E">
        <w:rPr>
          <w:color w:val="000000" w:themeColor="text1"/>
        </w:rPr>
        <w:t xml:space="preserve">, que demonstra a </w:t>
      </w:r>
      <w:del w:id="1047" w:author="Rui" w:date="2018-04-22T19:05:00Z">
        <w:r w:rsidR="002C062E" w:rsidDel="00673FD1">
          <w:rPr>
            <w:color w:val="000000" w:themeColor="text1"/>
          </w:rPr>
          <w:delText>pagina</w:delText>
        </w:r>
      </w:del>
      <w:ins w:id="1048" w:author="Rui" w:date="2018-04-22T19:05:00Z">
        <w:r w:rsidR="00673FD1">
          <w:rPr>
            <w:color w:val="000000" w:themeColor="text1"/>
          </w:rPr>
          <w:t>página</w:t>
        </w:r>
      </w:ins>
      <w:r w:rsidR="002C062E">
        <w:rPr>
          <w:color w:val="000000" w:themeColor="text1"/>
        </w:rPr>
        <w:t xml:space="preserve"> de um </w:t>
      </w:r>
      <w:r w:rsidR="0020223D">
        <w:rPr>
          <w:color w:val="000000" w:themeColor="text1"/>
        </w:rPr>
        <w:t>candidato</w:t>
      </w:r>
      <w:r w:rsidR="002C062E">
        <w:rPr>
          <w:color w:val="000000" w:themeColor="text1"/>
        </w:rPr>
        <w:t>.</w:t>
      </w:r>
    </w:p>
    <w:p w:rsidR="0049234B" w:rsidRDefault="0020223D" w:rsidP="0049234B">
      <w:pPr>
        <w:keepNext/>
      </w:pPr>
      <w:r>
        <w:rPr>
          <w:noProof/>
        </w:rPr>
        <w:lastRenderedPageBreak/>
        <w:drawing>
          <wp:inline distT="0" distB="0" distL="0" distR="0">
            <wp:extent cx="5400040" cy="2606419"/>
            <wp:effectExtent l="0" t="0" r="0" b="3810"/>
            <wp:docPr id="11" name="Imagem 11" descr="C:\Users\Diogo\AppData\Local\Microsoft\Windows\INetCache\Content.Wor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andida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606419"/>
                    </a:xfrm>
                    <a:prstGeom prst="rect">
                      <a:avLst/>
                    </a:prstGeom>
                    <a:noFill/>
                    <a:ln>
                      <a:noFill/>
                    </a:ln>
                  </pic:spPr>
                </pic:pic>
              </a:graphicData>
            </a:graphic>
          </wp:inline>
        </w:drawing>
      </w:r>
    </w:p>
    <w:p w:rsidR="002C062E" w:rsidRPr="002C062E" w:rsidRDefault="0049234B" w:rsidP="0049234B">
      <w:pPr>
        <w:pStyle w:val="Legenda"/>
        <w:rPr>
          <w:color w:val="000000" w:themeColor="text1"/>
        </w:rPr>
      </w:pPr>
      <w:bookmarkStart w:id="1049" w:name="_Ref511854634"/>
      <w:bookmarkStart w:id="1050" w:name="_Toc512108147"/>
      <w:r>
        <w:t xml:space="preserve">Figura </w:t>
      </w:r>
      <w:r w:rsidR="000D6232">
        <w:fldChar w:fldCharType="begin"/>
      </w:r>
      <w:r w:rsidR="000D6232">
        <w:instrText xml:space="preserve"> SEQ Figura \* ARABIC </w:instrText>
      </w:r>
      <w:r w:rsidR="000D6232">
        <w:fldChar w:fldCharType="separate"/>
      </w:r>
      <w:r w:rsidR="0065317A">
        <w:rPr>
          <w:noProof/>
        </w:rPr>
        <w:t>24</w:t>
      </w:r>
      <w:r w:rsidR="000D6232">
        <w:rPr>
          <w:noProof/>
        </w:rPr>
        <w:fldChar w:fldCharType="end"/>
      </w:r>
      <w:bookmarkEnd w:id="1049"/>
      <w:r>
        <w:t xml:space="preserve"> - Frames, Candidate</w:t>
      </w:r>
      <w:bookmarkEnd w:id="1050"/>
    </w:p>
    <w:p w:rsidR="00C267A4" w:rsidRDefault="0020223D" w:rsidP="001B54D5">
      <w:r>
        <w:tab/>
        <w:t xml:space="preserve">Esta </w:t>
      </w:r>
      <w:del w:id="1051" w:author="Rui" w:date="2018-04-22T19:05:00Z">
        <w:r w:rsidDel="00673FD1">
          <w:delText>pagina</w:delText>
        </w:r>
      </w:del>
      <w:ins w:id="1052" w:author="Rui" w:date="2018-04-22T19:05:00Z">
        <w:r w:rsidR="00673FD1">
          <w:t>página</w:t>
        </w:r>
      </w:ins>
      <w:r>
        <w:t>, como muitas outras que demonstram uma instancia, utiliza o Show Record para demonstra a informação da instancia em si.</w:t>
      </w:r>
    </w:p>
    <w:p w:rsidR="0020223D" w:rsidRDefault="0020223D" w:rsidP="001B54D5">
      <w:r>
        <w:tab/>
        <w:t xml:space="preserve">Muitas vezes as </w:t>
      </w:r>
      <w:del w:id="1053" w:author="Rui" w:date="2018-04-22T19:05:00Z">
        <w:r w:rsidDel="00673FD1">
          <w:delText>pagina</w:delText>
        </w:r>
      </w:del>
      <w:ins w:id="1054" w:author="Rui" w:date="2018-04-22T19:05:00Z">
        <w:r w:rsidR="00673FD1">
          <w:t>página</w:t>
        </w:r>
      </w:ins>
      <w:r>
        <w:t>s deste tipo não são tão simples, sendo que algumas instancias em si estão associadas a vários elementos d</w:t>
      </w:r>
      <w:ins w:id="1055" w:author="Rui" w:date="2018-04-22T19:31:00Z">
        <w:r w:rsidR="00D967F9">
          <w:t xml:space="preserve">e </w:t>
        </w:r>
      </w:ins>
      <w:r>
        <w:t>outra entidade.</w:t>
      </w:r>
    </w:p>
    <w:p w:rsidR="002469CC" w:rsidRDefault="0020223D" w:rsidP="001B54D5">
      <w:pPr>
        <w:rPr>
          <w:color w:val="000000" w:themeColor="text1"/>
        </w:rPr>
      </w:pPr>
      <w:r>
        <w:tab/>
        <w:t xml:space="preserve">Nesses casos a </w:t>
      </w:r>
      <w:del w:id="1056" w:author="Rui" w:date="2018-04-22T19:05:00Z">
        <w:r w:rsidDel="00673FD1">
          <w:delText>pagina</w:delText>
        </w:r>
      </w:del>
      <w:ins w:id="1057" w:author="Rui" w:date="2018-04-22T19:05:00Z">
        <w:r w:rsidR="00673FD1">
          <w:t>página</w:t>
        </w:r>
      </w:ins>
      <w:r>
        <w:t xml:space="preserve"> também demonstra essas instancias de outra entidade, como se pode ver na </w:t>
      </w:r>
      <w:r w:rsidR="0049234B">
        <w:fldChar w:fldCharType="begin"/>
      </w:r>
      <w:r w:rsidR="0049234B">
        <w:instrText xml:space="preserve"> REF _Ref511854816 \h </w:instrText>
      </w:r>
      <w:r w:rsidR="0049234B">
        <w:fldChar w:fldCharType="separate"/>
      </w:r>
      <w:r w:rsidR="0065317A">
        <w:t xml:space="preserve">Figura </w:t>
      </w:r>
      <w:r w:rsidR="0065317A">
        <w:rPr>
          <w:noProof/>
        </w:rPr>
        <w:t>25</w:t>
      </w:r>
      <w:r w:rsidR="0049234B">
        <w:fldChar w:fldCharType="end"/>
      </w:r>
      <w:r>
        <w:rPr>
          <w:color w:val="000000" w:themeColor="text1"/>
        </w:rPr>
        <w:t xml:space="preserve">, onde se pode verificar a </w:t>
      </w:r>
      <w:del w:id="1058" w:author="Rui" w:date="2018-04-22T19:05:00Z">
        <w:r w:rsidDel="00673FD1">
          <w:rPr>
            <w:color w:val="000000" w:themeColor="text1"/>
          </w:rPr>
          <w:delText>pagina</w:delText>
        </w:r>
      </w:del>
      <w:ins w:id="1059" w:author="Rui" w:date="2018-04-22T19:05:00Z">
        <w:r w:rsidR="00673FD1">
          <w:rPr>
            <w:color w:val="000000" w:themeColor="text1"/>
          </w:rPr>
          <w:t>página</w:t>
        </w:r>
      </w:ins>
      <w:r>
        <w:rPr>
          <w:color w:val="000000" w:themeColor="text1"/>
        </w:rPr>
        <w:t xml:space="preserve"> que demonstra alguma informação de um evento, mais os seus participantes.</w:t>
      </w:r>
    </w:p>
    <w:p w:rsidR="0049234B" w:rsidRDefault="002469CC" w:rsidP="0049234B">
      <w:pPr>
        <w:keepNext/>
      </w:pPr>
      <w:r>
        <w:rPr>
          <w:noProof/>
        </w:rPr>
        <w:lastRenderedPageBreak/>
        <w:drawing>
          <wp:inline distT="0" distB="0" distL="0" distR="0">
            <wp:extent cx="5400040" cy="5500841"/>
            <wp:effectExtent l="0" t="0" r="0" b="5080"/>
            <wp:docPr id="14" name="Imagem 14" descr="C:\Users\Diogo\AppData\Local\Microsoft\Windows\INetCache\Content.Wor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Even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5500841"/>
                    </a:xfrm>
                    <a:prstGeom prst="rect">
                      <a:avLst/>
                    </a:prstGeom>
                    <a:noFill/>
                    <a:ln>
                      <a:noFill/>
                    </a:ln>
                  </pic:spPr>
                </pic:pic>
              </a:graphicData>
            </a:graphic>
          </wp:inline>
        </w:drawing>
      </w:r>
    </w:p>
    <w:p w:rsidR="002469CC" w:rsidRPr="0049234B" w:rsidRDefault="0049234B" w:rsidP="0049234B">
      <w:pPr>
        <w:pStyle w:val="Legenda"/>
      </w:pPr>
      <w:bookmarkStart w:id="1060" w:name="_Ref511854816"/>
      <w:bookmarkStart w:id="1061" w:name="_Toc512108148"/>
      <w:r>
        <w:t xml:space="preserve">Figura </w:t>
      </w:r>
      <w:r w:rsidR="000D6232">
        <w:fldChar w:fldCharType="begin"/>
      </w:r>
      <w:r w:rsidR="000D6232">
        <w:instrText xml:space="preserve"> SEQ Figura \* ARABIC </w:instrText>
      </w:r>
      <w:r w:rsidR="000D6232">
        <w:fldChar w:fldCharType="separate"/>
      </w:r>
      <w:r w:rsidR="0065317A">
        <w:rPr>
          <w:noProof/>
        </w:rPr>
        <w:t>25</w:t>
      </w:r>
      <w:r w:rsidR="000D6232">
        <w:rPr>
          <w:noProof/>
        </w:rPr>
        <w:fldChar w:fldCharType="end"/>
      </w:r>
      <w:bookmarkEnd w:id="1060"/>
      <w:r>
        <w:t xml:space="preserve"> - Frames, Event</w:t>
      </w:r>
      <w:bookmarkEnd w:id="1061"/>
    </w:p>
    <w:p w:rsidR="002469CC" w:rsidRDefault="002469CC" w:rsidP="002469CC">
      <w:pPr>
        <w:ind w:firstLine="709"/>
      </w:pPr>
      <w:r>
        <w:t xml:space="preserve">Algo a notar </w:t>
      </w:r>
      <w:del w:id="1062" w:author="Rui" w:date="2018-04-22T19:31:00Z">
        <w:r w:rsidDel="00D967F9">
          <w:delText xml:space="preserve">da </w:delText>
        </w:r>
      </w:del>
      <w:ins w:id="1063" w:author="Rui" w:date="2018-04-22T19:31:00Z">
        <w:r w:rsidR="00D967F9">
          <w:t xml:space="preserve">na </w:t>
        </w:r>
      </w:ins>
      <w:del w:id="1064" w:author="Rui" w:date="2018-04-22T19:05:00Z">
        <w:r w:rsidDel="00673FD1">
          <w:delText>pagina</w:delText>
        </w:r>
      </w:del>
      <w:ins w:id="1065" w:author="Rui" w:date="2018-04-22T19:05:00Z">
        <w:r w:rsidR="00673FD1">
          <w:t>página</w:t>
        </w:r>
      </w:ins>
      <w:r>
        <w:t xml:space="preserve"> é que a mesma </w:t>
      </w:r>
      <w:del w:id="1066" w:author="Rui" w:date="2018-04-22T19:31:00Z">
        <w:r w:rsidDel="00D967F9">
          <w:delText xml:space="preserve">sempre </w:delText>
        </w:r>
      </w:del>
      <w:r>
        <w:t xml:space="preserve">inclui </w:t>
      </w:r>
      <w:ins w:id="1067" w:author="Rui" w:date="2018-04-22T19:33:00Z">
        <w:r w:rsidR="00D967F9">
          <w:t xml:space="preserve">sempre </w:t>
        </w:r>
      </w:ins>
      <w:r>
        <w:t>os blocos Responsible e Event Comment, podendo incluir o bloco Participant ou Group, caso for uma entrevista ou evento de grupo.</w:t>
      </w:r>
    </w:p>
    <w:p w:rsidR="00193AB4" w:rsidRDefault="00193AB4" w:rsidP="002469CC">
      <w:pPr>
        <w:ind w:firstLine="709"/>
      </w:pPr>
      <w:r>
        <w:t xml:space="preserve">No </w:t>
      </w:r>
      <w:r w:rsidR="00B724B8">
        <w:t>primeiro</w:t>
      </w:r>
      <w:r>
        <w:t xml:space="preserve"> caso de um </w:t>
      </w:r>
      <w:r w:rsidR="00B724B8">
        <w:t xml:space="preserve">dos </w:t>
      </w:r>
      <w:r>
        <w:t>bloco</w:t>
      </w:r>
      <w:r w:rsidR="00B724B8">
        <w:t>s</w:t>
      </w:r>
      <w:r>
        <w:t xml:space="preserve"> </w:t>
      </w:r>
      <w:r w:rsidR="00B724B8">
        <w:t>possíveis,</w:t>
      </w:r>
      <w:r>
        <w:t xml:space="preserve"> o mesmo é simplesmente a utilização duma imagem e um Show Record para demonstra</w:t>
      </w:r>
      <w:ins w:id="1068" w:author="Rui" w:date="2018-04-22T19:33:00Z">
        <w:r w:rsidR="00D967F9">
          <w:t>r</w:t>
        </w:r>
      </w:ins>
      <w:r>
        <w:t xml:space="preserve"> o participante. Mas no caso de grupo para demonstra um elemento individual de tal grupo, também é utilizado a combinação, mas o mesmo esta numa List Record que lista todos os elementos de um grupo para um evento.</w:t>
      </w:r>
    </w:p>
    <w:p w:rsidR="00B724B8" w:rsidRDefault="00B724B8" w:rsidP="002469CC">
      <w:pPr>
        <w:ind w:firstLine="709"/>
        <w:rPr>
          <w:color w:val="000000" w:themeColor="text1"/>
        </w:rPr>
      </w:pPr>
      <w:r>
        <w:t xml:space="preserve">As vezes a listagem dos elementos pode ser mais complexa que a verificada na </w:t>
      </w:r>
      <w:r w:rsidR="00067795">
        <w:fldChar w:fldCharType="begin"/>
      </w:r>
      <w:r w:rsidR="00067795">
        <w:instrText xml:space="preserve"> REF _Ref511854816 \h </w:instrText>
      </w:r>
      <w:r w:rsidR="00067795">
        <w:fldChar w:fldCharType="separate"/>
      </w:r>
      <w:r w:rsidR="0065317A">
        <w:t xml:space="preserve">Figura </w:t>
      </w:r>
      <w:r w:rsidR="0065317A">
        <w:rPr>
          <w:noProof/>
        </w:rPr>
        <w:t>25</w:t>
      </w:r>
      <w:r w:rsidR="00067795">
        <w:fldChar w:fldCharType="end"/>
      </w:r>
      <w:r>
        <w:rPr>
          <w:color w:val="000000" w:themeColor="text1"/>
        </w:rPr>
        <w:t>, sendo que em certas listagens o que é demonstrado depende de vários fatores da instancia a ser listada.</w:t>
      </w:r>
    </w:p>
    <w:p w:rsidR="00B724B8" w:rsidRDefault="00B724B8" w:rsidP="002469CC">
      <w:pPr>
        <w:ind w:firstLine="709"/>
        <w:rPr>
          <w:color w:val="000000" w:themeColor="text1"/>
        </w:rPr>
      </w:pPr>
      <w:r>
        <w:rPr>
          <w:color w:val="000000" w:themeColor="text1"/>
        </w:rPr>
        <w:lastRenderedPageBreak/>
        <w:t>Um bom exemplo d</w:t>
      </w:r>
      <w:ins w:id="1069" w:author="Rui" w:date="2018-04-22T19:34:00Z">
        <w:r w:rsidR="00D967F9">
          <w:rPr>
            <w:color w:val="000000" w:themeColor="text1"/>
          </w:rPr>
          <w:t xml:space="preserve">e </w:t>
        </w:r>
      </w:ins>
      <w:r>
        <w:rPr>
          <w:color w:val="000000" w:themeColor="text1"/>
        </w:rPr>
        <w:t xml:space="preserve">uma </w:t>
      </w:r>
      <w:del w:id="1070" w:author="Rui" w:date="2018-04-22T19:05:00Z">
        <w:r w:rsidDel="00673FD1">
          <w:rPr>
            <w:color w:val="000000" w:themeColor="text1"/>
          </w:rPr>
          <w:delText>pagina</w:delText>
        </w:r>
      </w:del>
      <w:ins w:id="1071" w:author="Rui" w:date="2018-04-22T19:05:00Z">
        <w:r w:rsidR="00673FD1">
          <w:rPr>
            <w:color w:val="000000" w:themeColor="text1"/>
          </w:rPr>
          <w:t>página</w:t>
        </w:r>
      </w:ins>
      <w:r>
        <w:rPr>
          <w:color w:val="000000" w:themeColor="text1"/>
        </w:rPr>
        <w:t xml:space="preserve"> com esta complexidade é a </w:t>
      </w:r>
      <w:del w:id="1072" w:author="Rui" w:date="2018-04-22T19:05:00Z">
        <w:r w:rsidDel="00673FD1">
          <w:rPr>
            <w:color w:val="000000" w:themeColor="text1"/>
          </w:rPr>
          <w:delText>pagina</w:delText>
        </w:r>
      </w:del>
      <w:ins w:id="1073" w:author="Rui" w:date="2018-04-22T19:05:00Z">
        <w:r w:rsidR="00673FD1">
          <w:rPr>
            <w:color w:val="000000" w:themeColor="text1"/>
          </w:rPr>
          <w:t>página</w:t>
        </w:r>
      </w:ins>
      <w:r>
        <w:rPr>
          <w:color w:val="000000" w:themeColor="text1"/>
        </w:rPr>
        <w:t xml:space="preserve"> da </w:t>
      </w:r>
      <w:r w:rsidR="00067795">
        <w:rPr>
          <w:color w:val="000000" w:themeColor="text1"/>
        </w:rPr>
        <w:fldChar w:fldCharType="begin"/>
      </w:r>
      <w:r w:rsidR="00067795">
        <w:rPr>
          <w:color w:val="000000" w:themeColor="text1"/>
        </w:rPr>
        <w:instrText xml:space="preserve"> REF _Ref511854863 \h </w:instrText>
      </w:r>
      <w:r w:rsidR="00067795">
        <w:rPr>
          <w:color w:val="000000" w:themeColor="text1"/>
        </w:rPr>
      </w:r>
      <w:r w:rsidR="00067795">
        <w:rPr>
          <w:color w:val="000000" w:themeColor="text1"/>
        </w:rPr>
        <w:fldChar w:fldCharType="separate"/>
      </w:r>
      <w:r w:rsidR="0065317A">
        <w:t xml:space="preserve">Figura </w:t>
      </w:r>
      <w:r w:rsidR="0065317A">
        <w:rPr>
          <w:noProof/>
        </w:rPr>
        <w:t>26</w:t>
      </w:r>
      <w:r w:rsidR="00067795">
        <w:rPr>
          <w:color w:val="000000" w:themeColor="text1"/>
        </w:rPr>
        <w:fldChar w:fldCharType="end"/>
      </w:r>
      <w:r>
        <w:rPr>
          <w:color w:val="000000" w:themeColor="text1"/>
        </w:rPr>
        <w:t xml:space="preserve">, que demonstra a </w:t>
      </w:r>
      <w:del w:id="1074" w:author="Rui" w:date="2018-04-22T19:05:00Z">
        <w:r w:rsidDel="00673FD1">
          <w:rPr>
            <w:color w:val="000000" w:themeColor="text1"/>
          </w:rPr>
          <w:delText>pagina</w:delText>
        </w:r>
      </w:del>
      <w:ins w:id="1075" w:author="Rui" w:date="2018-04-22T19:05:00Z">
        <w:r w:rsidR="00673FD1">
          <w:rPr>
            <w:color w:val="000000" w:themeColor="text1"/>
          </w:rPr>
          <w:t>página</w:t>
        </w:r>
      </w:ins>
      <w:r>
        <w:rPr>
          <w:color w:val="000000" w:themeColor="text1"/>
        </w:rPr>
        <w:t xml:space="preserve"> de uma aplicação, o que envolve a listagem dos passos dessa aplicação que já ocorreram e o passo atualmente a correr.</w:t>
      </w:r>
    </w:p>
    <w:p w:rsidR="00067795" w:rsidRDefault="00DB2BD6" w:rsidP="00067795">
      <w:pPr>
        <w:keepNext/>
      </w:pPr>
      <w:r>
        <w:rPr>
          <w:noProof/>
        </w:rPr>
        <w:drawing>
          <wp:inline distT="0" distB="0" distL="0" distR="0">
            <wp:extent cx="5400040" cy="5256039"/>
            <wp:effectExtent l="0" t="0" r="0" b="1905"/>
            <wp:docPr id="16" name="Imagem 16" descr="C:\Users\Diogo\AppData\Local\Microsoft\Windows\INetCache\Content.Word\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ogo\AppData\Local\Microsoft\Windows\INetCache\Content.Word\Applic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5256039"/>
                    </a:xfrm>
                    <a:prstGeom prst="rect">
                      <a:avLst/>
                    </a:prstGeom>
                    <a:noFill/>
                    <a:ln>
                      <a:noFill/>
                    </a:ln>
                  </pic:spPr>
                </pic:pic>
              </a:graphicData>
            </a:graphic>
          </wp:inline>
        </w:drawing>
      </w:r>
    </w:p>
    <w:p w:rsidR="00B724B8" w:rsidRDefault="00067795" w:rsidP="00067795">
      <w:pPr>
        <w:pStyle w:val="Legenda"/>
        <w:rPr>
          <w:color w:val="000000" w:themeColor="text1"/>
        </w:rPr>
      </w:pPr>
      <w:bookmarkStart w:id="1076" w:name="_Ref511854863"/>
      <w:bookmarkStart w:id="1077" w:name="_Toc512108149"/>
      <w:r>
        <w:t xml:space="preserve">Figura </w:t>
      </w:r>
      <w:r w:rsidR="000D6232">
        <w:fldChar w:fldCharType="begin"/>
      </w:r>
      <w:r w:rsidR="000D6232">
        <w:instrText xml:space="preserve"> SEQ Figura \* ARABIC </w:instrText>
      </w:r>
      <w:r w:rsidR="000D6232">
        <w:fldChar w:fldCharType="separate"/>
      </w:r>
      <w:r w:rsidR="0065317A">
        <w:rPr>
          <w:noProof/>
        </w:rPr>
        <w:t>26</w:t>
      </w:r>
      <w:r w:rsidR="000D6232">
        <w:rPr>
          <w:noProof/>
        </w:rPr>
        <w:fldChar w:fldCharType="end"/>
      </w:r>
      <w:bookmarkEnd w:id="1076"/>
      <w:r>
        <w:t xml:space="preserve"> - Frames, Application</w:t>
      </w:r>
      <w:bookmarkEnd w:id="1077"/>
    </w:p>
    <w:p w:rsidR="00DB2BD6" w:rsidRDefault="00FB0331" w:rsidP="00DB2BD6">
      <w:pPr>
        <w:ind w:firstLine="360"/>
        <w:rPr>
          <w:color w:val="000000" w:themeColor="text1"/>
        </w:rPr>
      </w:pPr>
      <w:r>
        <w:rPr>
          <w:color w:val="000000" w:themeColor="text1"/>
        </w:rPr>
        <w:t>Neste caso o valor demonstrado na lista depende do estado do passo e possivelmente no tipo do passo, com cada estado permitindo executar uma ação diferente sobre o passo.</w:t>
      </w:r>
    </w:p>
    <w:p w:rsidR="00342D91" w:rsidRDefault="005D56D4" w:rsidP="00DB2BD6">
      <w:pPr>
        <w:ind w:firstLine="360"/>
        <w:rPr>
          <w:color w:val="000000" w:themeColor="text1"/>
        </w:rPr>
      </w:pPr>
      <w:r>
        <w:rPr>
          <w:color w:val="000000" w:themeColor="text1"/>
        </w:rPr>
        <w:t xml:space="preserve">Deve ser notado que os textos “If_Step_State_...” e “If_Step_Is/Not” não aparecem na </w:t>
      </w:r>
      <w:del w:id="1078" w:author="Rui" w:date="2018-04-22T19:05:00Z">
        <w:r w:rsidDel="00673FD1">
          <w:rPr>
            <w:color w:val="000000" w:themeColor="text1"/>
          </w:rPr>
          <w:delText>pagina</w:delText>
        </w:r>
      </w:del>
      <w:ins w:id="1079" w:author="Rui" w:date="2018-04-22T19:05:00Z">
        <w:r w:rsidR="00673FD1">
          <w:rPr>
            <w:color w:val="000000" w:themeColor="text1"/>
          </w:rPr>
          <w:t>página</w:t>
        </w:r>
      </w:ins>
      <w:r>
        <w:rPr>
          <w:color w:val="000000" w:themeColor="text1"/>
        </w:rPr>
        <w:t>, só servem na frame para indicar que estado do passo demonstra o conteúdo relacionado ao texto</w:t>
      </w:r>
      <w:r w:rsidR="00342D91">
        <w:rPr>
          <w:color w:val="000000" w:themeColor="text1"/>
        </w:rPr>
        <w:t>.</w:t>
      </w:r>
    </w:p>
    <w:p w:rsidR="00342D91" w:rsidRDefault="00342D91" w:rsidP="00DB2BD6">
      <w:pPr>
        <w:ind w:firstLine="360"/>
        <w:rPr>
          <w:color w:val="000000" w:themeColor="text1"/>
        </w:rPr>
      </w:pPr>
      <w:r>
        <w:rPr>
          <w:color w:val="000000" w:themeColor="text1"/>
        </w:rPr>
        <w:t xml:space="preserve">As vezes este tipo de </w:t>
      </w:r>
      <w:del w:id="1080" w:author="Rui" w:date="2018-04-22T19:05:00Z">
        <w:r w:rsidDel="00673FD1">
          <w:rPr>
            <w:color w:val="000000" w:themeColor="text1"/>
          </w:rPr>
          <w:delText>pagina</w:delText>
        </w:r>
      </w:del>
      <w:ins w:id="1081" w:author="Rui" w:date="2018-04-22T19:05:00Z">
        <w:r w:rsidR="00673FD1">
          <w:rPr>
            <w:color w:val="000000" w:themeColor="text1"/>
          </w:rPr>
          <w:t>página</w:t>
        </w:r>
      </w:ins>
      <w:r>
        <w:rPr>
          <w:color w:val="000000" w:themeColor="text1"/>
        </w:rPr>
        <w:t>s demonstra</w:t>
      </w:r>
      <w:ins w:id="1082" w:author="Rui" w:date="2018-04-22T19:35:00Z">
        <w:r w:rsidR="00D967F9">
          <w:rPr>
            <w:color w:val="000000" w:themeColor="text1"/>
          </w:rPr>
          <w:t>m</w:t>
        </w:r>
      </w:ins>
      <w:r>
        <w:rPr>
          <w:color w:val="000000" w:themeColor="text1"/>
        </w:rPr>
        <w:t xml:space="preserve"> informação bastante extensa, então para facilitar a visualização e organização da </w:t>
      </w:r>
      <w:del w:id="1083" w:author="Rui" w:date="2018-04-22T19:05:00Z">
        <w:r w:rsidDel="00673FD1">
          <w:rPr>
            <w:color w:val="000000" w:themeColor="text1"/>
          </w:rPr>
          <w:delText>pagina</w:delText>
        </w:r>
      </w:del>
      <w:ins w:id="1084" w:author="Rui" w:date="2018-04-22T19:05:00Z">
        <w:r w:rsidR="00673FD1">
          <w:rPr>
            <w:color w:val="000000" w:themeColor="text1"/>
          </w:rPr>
          <w:t>página</w:t>
        </w:r>
      </w:ins>
      <w:r>
        <w:rPr>
          <w:color w:val="000000" w:themeColor="text1"/>
        </w:rPr>
        <w:t xml:space="preserve"> é utilizado Tabs para dividir blocos de informação.</w:t>
      </w:r>
    </w:p>
    <w:p w:rsidR="00FB0331" w:rsidRDefault="00342D91" w:rsidP="00DB2BD6">
      <w:pPr>
        <w:ind w:firstLine="360"/>
        <w:rPr>
          <w:color w:val="000000" w:themeColor="text1"/>
        </w:rPr>
      </w:pPr>
      <w:r>
        <w:rPr>
          <w:color w:val="000000" w:themeColor="text1"/>
        </w:rPr>
        <w:t xml:space="preserve">Um exemplo da utilização das Tabs nestas </w:t>
      </w:r>
      <w:del w:id="1085" w:author="Rui" w:date="2018-04-22T19:05:00Z">
        <w:r w:rsidDel="00673FD1">
          <w:rPr>
            <w:color w:val="000000" w:themeColor="text1"/>
          </w:rPr>
          <w:delText>pagina</w:delText>
        </w:r>
      </w:del>
      <w:ins w:id="1086" w:author="Rui" w:date="2018-04-22T19:05:00Z">
        <w:r w:rsidR="00673FD1">
          <w:rPr>
            <w:color w:val="000000" w:themeColor="text1"/>
          </w:rPr>
          <w:t>página</w:t>
        </w:r>
      </w:ins>
      <w:r>
        <w:rPr>
          <w:color w:val="000000" w:themeColor="text1"/>
        </w:rPr>
        <w:t xml:space="preserve">s pode ser verificada na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65317A">
        <w:t xml:space="preserve">Figura </w:t>
      </w:r>
      <w:r w:rsidR="0065317A">
        <w:rPr>
          <w:noProof/>
        </w:rPr>
        <w:t>27</w:t>
      </w:r>
      <w:r w:rsidR="002F04EF">
        <w:rPr>
          <w:color w:val="000000" w:themeColor="text1"/>
        </w:rPr>
        <w:fldChar w:fldCharType="end"/>
      </w:r>
      <w:r>
        <w:rPr>
          <w:color w:val="000000" w:themeColor="text1"/>
        </w:rPr>
        <w:t xml:space="preserve">, onde se pode verificar a </w:t>
      </w:r>
      <w:del w:id="1087" w:author="Rui" w:date="2018-04-22T19:05:00Z">
        <w:r w:rsidDel="00673FD1">
          <w:rPr>
            <w:color w:val="000000" w:themeColor="text1"/>
          </w:rPr>
          <w:delText>pagina</w:delText>
        </w:r>
      </w:del>
      <w:ins w:id="1088" w:author="Rui" w:date="2018-04-22T19:05:00Z">
        <w:r w:rsidR="00673FD1">
          <w:rPr>
            <w:color w:val="000000" w:themeColor="text1"/>
          </w:rPr>
          <w:t>página</w:t>
        </w:r>
      </w:ins>
      <w:r>
        <w:rPr>
          <w:color w:val="000000" w:themeColor="text1"/>
        </w:rPr>
        <w:t xml:space="preserve"> que demonstra uma vaga, </w:t>
      </w:r>
      <w:del w:id="1089" w:author="Rui" w:date="2018-04-22T19:35:00Z">
        <w:r w:rsidDel="00D967F9">
          <w:rPr>
            <w:color w:val="000000" w:themeColor="text1"/>
          </w:rPr>
          <w:delText xml:space="preserve">o </w:delText>
        </w:r>
      </w:del>
      <w:r>
        <w:rPr>
          <w:color w:val="000000" w:themeColor="text1"/>
        </w:rPr>
        <w:t xml:space="preserve">que inclui a informação geral </w:t>
      </w:r>
      <w:r>
        <w:rPr>
          <w:color w:val="000000" w:themeColor="text1"/>
        </w:rPr>
        <w:lastRenderedPageBreak/>
        <w:t>da mesma, os vários passos para a vaga e por últimos a lista das ferramentas e linguagens consideradas importantes para a vaga.</w:t>
      </w:r>
    </w:p>
    <w:p w:rsidR="002F04EF" w:rsidRDefault="00342D91" w:rsidP="002F04EF">
      <w:pPr>
        <w:keepNext/>
      </w:pPr>
      <w:r>
        <w:rPr>
          <w:noProof/>
        </w:rPr>
        <w:lastRenderedPageBreak/>
        <w:drawing>
          <wp:inline distT="0" distB="0" distL="0" distR="0">
            <wp:extent cx="5400040" cy="9424870"/>
            <wp:effectExtent l="0" t="0" r="0" b="5080"/>
            <wp:docPr id="18" name="Imagem 18" descr="C:\Users\Diogo\AppData\Local\Microsoft\Windows\INetCache\Content.Word\Vac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ogo\AppData\Local\Microsoft\Windows\INetCache\Content.Word\Vacancy.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9424870"/>
                    </a:xfrm>
                    <a:prstGeom prst="rect">
                      <a:avLst/>
                    </a:prstGeom>
                    <a:noFill/>
                    <a:ln>
                      <a:noFill/>
                    </a:ln>
                  </pic:spPr>
                </pic:pic>
              </a:graphicData>
            </a:graphic>
          </wp:inline>
        </w:drawing>
      </w:r>
    </w:p>
    <w:p w:rsidR="00342D91" w:rsidRDefault="002F04EF" w:rsidP="002F04EF">
      <w:pPr>
        <w:pStyle w:val="Legenda"/>
        <w:rPr>
          <w:color w:val="000000" w:themeColor="text1"/>
        </w:rPr>
      </w:pPr>
      <w:bookmarkStart w:id="1090" w:name="_Ref511855103"/>
      <w:bookmarkStart w:id="1091" w:name="_Toc512108150"/>
      <w:r>
        <w:lastRenderedPageBreak/>
        <w:t xml:space="preserve">Figura </w:t>
      </w:r>
      <w:r w:rsidR="000D6232">
        <w:fldChar w:fldCharType="begin"/>
      </w:r>
      <w:r w:rsidR="000D6232">
        <w:instrText xml:space="preserve"> SEQ Figura \* ARABIC </w:instrText>
      </w:r>
      <w:r w:rsidR="000D6232">
        <w:fldChar w:fldCharType="separate"/>
      </w:r>
      <w:r w:rsidR="0065317A">
        <w:rPr>
          <w:noProof/>
        </w:rPr>
        <w:t>27</w:t>
      </w:r>
      <w:r w:rsidR="000D6232">
        <w:rPr>
          <w:noProof/>
        </w:rPr>
        <w:fldChar w:fldCharType="end"/>
      </w:r>
      <w:bookmarkEnd w:id="1090"/>
      <w:r>
        <w:t xml:space="preserve"> - Frames, Vacancy</w:t>
      </w:r>
      <w:bookmarkEnd w:id="1091"/>
    </w:p>
    <w:p w:rsidR="00342D91" w:rsidRDefault="00342D91" w:rsidP="00342D91">
      <w:pPr>
        <w:ind w:firstLine="360"/>
        <w:rPr>
          <w:color w:val="000000" w:themeColor="text1"/>
        </w:rPr>
      </w:pPr>
      <w:r>
        <w:rPr>
          <w:color w:val="000000" w:themeColor="text1"/>
        </w:rPr>
        <w:t xml:space="preserve">O único outro fator a notar da </w:t>
      </w:r>
      <w:del w:id="1092" w:author="Rui" w:date="2018-04-22T19:05:00Z">
        <w:r w:rsidDel="00673FD1">
          <w:rPr>
            <w:color w:val="000000" w:themeColor="text1"/>
          </w:rPr>
          <w:delText>pagina</w:delText>
        </w:r>
      </w:del>
      <w:ins w:id="1093" w:author="Rui" w:date="2018-04-22T19:05:00Z">
        <w:r w:rsidR="00673FD1">
          <w:rPr>
            <w:color w:val="000000" w:themeColor="text1"/>
          </w:rPr>
          <w:t>página</w:t>
        </w:r>
      </w:ins>
      <w:r>
        <w:rPr>
          <w:color w:val="000000" w:themeColor="text1"/>
        </w:rPr>
        <w:t xml:space="preserve"> da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65317A">
        <w:t xml:space="preserve">Figura </w:t>
      </w:r>
      <w:r w:rsidR="0065317A">
        <w:rPr>
          <w:noProof/>
        </w:rPr>
        <w:t>27</w:t>
      </w:r>
      <w:r w:rsidR="002F04EF">
        <w:rPr>
          <w:color w:val="000000" w:themeColor="text1"/>
        </w:rPr>
        <w:fldChar w:fldCharType="end"/>
      </w:r>
      <w:r>
        <w:rPr>
          <w:color w:val="000000" w:themeColor="text1"/>
        </w:rPr>
        <w:t xml:space="preserve"> é o facto que é utilizado um </w:t>
      </w:r>
      <w:r w:rsidR="00E96534">
        <w:rPr>
          <w:color w:val="000000" w:themeColor="text1"/>
        </w:rPr>
        <w:t xml:space="preserve">Pie Chart para demonstrar a divisão por passos (em percentagem) dos candidatos participantes da vaga. Este </w:t>
      </w:r>
      <w:r w:rsidR="00E96534" w:rsidRPr="00D967F9">
        <w:rPr>
          <w:i/>
          <w:color w:val="000000" w:themeColor="text1"/>
          <w:rPrChange w:id="1094" w:author="Rui" w:date="2018-04-22T19:36:00Z">
            <w:rPr>
              <w:color w:val="000000" w:themeColor="text1"/>
            </w:rPr>
          </w:rPrChange>
        </w:rPr>
        <w:t>widget</w:t>
      </w:r>
      <w:r w:rsidR="00E96534">
        <w:rPr>
          <w:color w:val="000000" w:themeColor="text1"/>
        </w:rPr>
        <w:t xml:space="preserve"> não é utilizado em qualquer outra </w:t>
      </w:r>
      <w:del w:id="1095" w:author="Rui" w:date="2018-04-22T19:05:00Z">
        <w:r w:rsidR="00E25A5F" w:rsidDel="00673FD1">
          <w:rPr>
            <w:color w:val="000000" w:themeColor="text1"/>
          </w:rPr>
          <w:delText>pagina</w:delText>
        </w:r>
      </w:del>
      <w:ins w:id="1096" w:author="Rui" w:date="2018-04-22T19:05:00Z">
        <w:r w:rsidR="00673FD1">
          <w:rPr>
            <w:color w:val="000000" w:themeColor="text1"/>
          </w:rPr>
          <w:t>página</w:t>
        </w:r>
      </w:ins>
      <w:r w:rsidR="00E25A5F">
        <w:rPr>
          <w:color w:val="000000" w:themeColor="text1"/>
        </w:rPr>
        <w:t>,</w:t>
      </w:r>
      <w:r w:rsidR="00E96534">
        <w:rPr>
          <w:color w:val="000000" w:themeColor="text1"/>
        </w:rPr>
        <w:t xml:space="preserve"> mas deve ser notado para esta.</w:t>
      </w:r>
    </w:p>
    <w:p w:rsidR="00AA5393" w:rsidRDefault="00E25A5F" w:rsidP="00AA5393">
      <w:pPr>
        <w:ind w:firstLine="360"/>
        <w:rPr>
          <w:color w:val="000000" w:themeColor="text1"/>
        </w:rPr>
      </w:pPr>
      <w:r>
        <w:rPr>
          <w:color w:val="000000" w:themeColor="text1"/>
        </w:rPr>
        <w:t xml:space="preserve">Por ultimo deve ser verificado </w:t>
      </w:r>
      <w:del w:id="1097" w:author="Rui" w:date="2018-04-22T19:05:00Z">
        <w:r w:rsidDel="00673FD1">
          <w:rPr>
            <w:color w:val="000000" w:themeColor="text1"/>
          </w:rPr>
          <w:delText>pagina</w:delText>
        </w:r>
      </w:del>
      <w:ins w:id="1098" w:author="Rui" w:date="2018-04-22T19:05:00Z">
        <w:r w:rsidR="00673FD1">
          <w:rPr>
            <w:color w:val="000000" w:themeColor="text1"/>
          </w:rPr>
          <w:t>página</w:t>
        </w:r>
      </w:ins>
      <w:r>
        <w:rPr>
          <w:color w:val="000000" w:themeColor="text1"/>
        </w:rPr>
        <w:t xml:space="preserve">s que servem para introduzir novas instancias das entidades da base de dados. </w:t>
      </w:r>
    </w:p>
    <w:p w:rsidR="00E25A5F" w:rsidRDefault="00E25A5F" w:rsidP="00342D91">
      <w:pPr>
        <w:ind w:firstLine="360"/>
        <w:rPr>
          <w:color w:val="000000" w:themeColor="text1"/>
        </w:rPr>
      </w:pPr>
      <w:r>
        <w:rPr>
          <w:color w:val="000000" w:themeColor="text1"/>
        </w:rPr>
        <w:t xml:space="preserve">Um exemplo bastante simples destas </w:t>
      </w:r>
      <w:del w:id="1099" w:author="Rui" w:date="2018-04-22T19:05:00Z">
        <w:r w:rsidDel="00673FD1">
          <w:rPr>
            <w:color w:val="000000" w:themeColor="text1"/>
          </w:rPr>
          <w:delText>pagina</w:delText>
        </w:r>
      </w:del>
      <w:ins w:id="1100" w:author="Rui" w:date="2018-04-22T19:05:00Z">
        <w:r w:rsidR="00673FD1">
          <w:rPr>
            <w:color w:val="000000" w:themeColor="text1"/>
          </w:rPr>
          <w:t>página</w:t>
        </w:r>
      </w:ins>
      <w:r>
        <w:rPr>
          <w:color w:val="000000" w:themeColor="text1"/>
        </w:rPr>
        <w:t xml:space="preserve">s é a verificada na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65317A">
        <w:t xml:space="preserve">Figura </w:t>
      </w:r>
      <w:r w:rsidR="0065317A">
        <w:rPr>
          <w:noProof/>
        </w:rPr>
        <w:t>28</w:t>
      </w:r>
      <w:r w:rsidR="002F04EF">
        <w:rPr>
          <w:color w:val="000000" w:themeColor="text1"/>
        </w:rPr>
        <w:fldChar w:fldCharType="end"/>
      </w:r>
      <w:r>
        <w:rPr>
          <w:color w:val="000000" w:themeColor="text1"/>
        </w:rPr>
        <w:t xml:space="preserve">, que demonstra a </w:t>
      </w:r>
      <w:del w:id="1101" w:author="Rui" w:date="2018-04-22T19:05:00Z">
        <w:r w:rsidDel="00673FD1">
          <w:rPr>
            <w:color w:val="000000" w:themeColor="text1"/>
          </w:rPr>
          <w:delText>pagina</w:delText>
        </w:r>
      </w:del>
      <w:ins w:id="1102" w:author="Rui" w:date="2018-04-22T19:05:00Z">
        <w:r w:rsidR="00673FD1">
          <w:rPr>
            <w:color w:val="000000" w:themeColor="text1"/>
          </w:rPr>
          <w:t>página</w:t>
        </w:r>
      </w:ins>
      <w:r>
        <w:rPr>
          <w:color w:val="000000" w:themeColor="text1"/>
        </w:rPr>
        <w:t xml:space="preserve"> que permite introduzir um formulário.</w:t>
      </w:r>
    </w:p>
    <w:p w:rsidR="002F04EF" w:rsidRDefault="00CC1C19" w:rsidP="002F04EF">
      <w:pPr>
        <w:keepNext/>
      </w:pPr>
      <w:r>
        <w:rPr>
          <w:noProof/>
        </w:rPr>
        <w:drawing>
          <wp:inline distT="0" distB="0" distL="0" distR="0">
            <wp:extent cx="5400040" cy="2397618"/>
            <wp:effectExtent l="0" t="0" r="0" b="3175"/>
            <wp:docPr id="20" name="Imagem 20" descr="C:\Users\Diogo\AppData\Local\Microsoft\Windows\INetCache\Content.Word\Form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ogo\AppData\Local\Microsoft\Windows\INetCache\Content.Word\FormEdi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397618"/>
                    </a:xfrm>
                    <a:prstGeom prst="rect">
                      <a:avLst/>
                    </a:prstGeom>
                    <a:noFill/>
                    <a:ln>
                      <a:noFill/>
                    </a:ln>
                  </pic:spPr>
                </pic:pic>
              </a:graphicData>
            </a:graphic>
          </wp:inline>
        </w:drawing>
      </w:r>
    </w:p>
    <w:p w:rsidR="00754DBD" w:rsidRDefault="002F04EF" w:rsidP="002F04EF">
      <w:pPr>
        <w:pStyle w:val="Legenda"/>
        <w:rPr>
          <w:color w:val="000000" w:themeColor="text1"/>
        </w:rPr>
      </w:pPr>
      <w:bookmarkStart w:id="1103" w:name="_Ref511855166"/>
      <w:bookmarkStart w:id="1104" w:name="_Toc512108151"/>
      <w:r>
        <w:t xml:space="preserve">Figura </w:t>
      </w:r>
      <w:r w:rsidR="000D6232">
        <w:fldChar w:fldCharType="begin"/>
      </w:r>
      <w:r w:rsidR="000D6232">
        <w:instrText xml:space="preserve"> SEQ Figura \* ARABIC </w:instrText>
      </w:r>
      <w:r w:rsidR="000D6232">
        <w:fldChar w:fldCharType="separate"/>
      </w:r>
      <w:r w:rsidR="0065317A">
        <w:rPr>
          <w:noProof/>
        </w:rPr>
        <w:t>28</w:t>
      </w:r>
      <w:r w:rsidR="000D6232">
        <w:rPr>
          <w:noProof/>
        </w:rPr>
        <w:fldChar w:fldCharType="end"/>
      </w:r>
      <w:bookmarkEnd w:id="1103"/>
      <w:r>
        <w:t xml:space="preserve"> - Frames, FormEditAdd</w:t>
      </w:r>
      <w:bookmarkEnd w:id="1104"/>
    </w:p>
    <w:p w:rsidR="00754DBD" w:rsidRDefault="00754DBD" w:rsidP="00754DBD">
      <w:pPr>
        <w:rPr>
          <w:color w:val="000000" w:themeColor="text1"/>
        </w:rPr>
      </w:pPr>
      <w:r>
        <w:rPr>
          <w:color w:val="000000" w:themeColor="text1"/>
        </w:rPr>
        <w:tab/>
        <w:t xml:space="preserve">A </w:t>
      </w:r>
      <w:del w:id="1105" w:author="Rui" w:date="2018-04-22T19:05:00Z">
        <w:r w:rsidDel="00673FD1">
          <w:rPr>
            <w:color w:val="000000" w:themeColor="text1"/>
          </w:rPr>
          <w:delText>pagina</w:delText>
        </w:r>
      </w:del>
      <w:ins w:id="1106" w:author="Rui" w:date="2018-04-22T19:05:00Z">
        <w:r w:rsidR="00673FD1">
          <w:rPr>
            <w:color w:val="000000" w:themeColor="text1"/>
          </w:rPr>
          <w:t>página</w:t>
        </w:r>
      </w:ins>
      <w:r>
        <w:rPr>
          <w:color w:val="000000" w:themeColor="text1"/>
        </w:rPr>
        <w:t xml:space="preserve">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65317A">
        <w:t xml:space="preserve">Figura </w:t>
      </w:r>
      <w:r w:rsidR="0065317A">
        <w:rPr>
          <w:noProof/>
        </w:rPr>
        <w:t>28</w:t>
      </w:r>
      <w:r w:rsidR="002F04EF">
        <w:rPr>
          <w:color w:val="000000" w:themeColor="text1"/>
        </w:rPr>
        <w:fldChar w:fldCharType="end"/>
      </w:r>
      <w:r>
        <w:rPr>
          <w:color w:val="000000" w:themeColor="text1"/>
        </w:rPr>
        <w:t xml:space="preserve">, demonstra os dois </w:t>
      </w:r>
      <w:del w:id="1107" w:author="Rui" w:date="2018-04-22T19:36:00Z">
        <w:r w:rsidDel="00D967F9">
          <w:rPr>
            <w:color w:val="000000" w:themeColor="text1"/>
          </w:rPr>
          <w:delText xml:space="preserve">widgtes </w:delText>
        </w:r>
      </w:del>
      <w:ins w:id="1108" w:author="Rui" w:date="2018-04-22T19:36:00Z">
        <w:r w:rsidR="00D967F9" w:rsidRPr="00D967F9">
          <w:rPr>
            <w:i/>
            <w:color w:val="000000" w:themeColor="text1"/>
            <w:rPrChange w:id="1109" w:author="Rui" w:date="2018-04-22T19:36:00Z">
              <w:rPr>
                <w:color w:val="000000" w:themeColor="text1"/>
              </w:rPr>
            </w:rPrChange>
          </w:rPr>
          <w:t>widgets</w:t>
        </w:r>
        <w:r w:rsidR="00D967F9">
          <w:rPr>
            <w:color w:val="000000" w:themeColor="text1"/>
          </w:rPr>
          <w:t xml:space="preserve"> </w:t>
        </w:r>
      </w:ins>
      <w:r>
        <w:rPr>
          <w:color w:val="000000" w:themeColor="text1"/>
        </w:rPr>
        <w:t xml:space="preserve">mais comuns a </w:t>
      </w:r>
      <w:del w:id="1110" w:author="Rui" w:date="2018-04-22T19:05:00Z">
        <w:r w:rsidDel="00673FD1">
          <w:rPr>
            <w:color w:val="000000" w:themeColor="text1"/>
          </w:rPr>
          <w:delText>pagina</w:delText>
        </w:r>
      </w:del>
      <w:ins w:id="1111" w:author="Rui" w:date="2018-04-22T19:05:00Z">
        <w:r w:rsidR="00673FD1">
          <w:rPr>
            <w:color w:val="000000" w:themeColor="text1"/>
          </w:rPr>
          <w:t>página</w:t>
        </w:r>
      </w:ins>
      <w:r>
        <w:rPr>
          <w:color w:val="000000" w:themeColor="text1"/>
        </w:rPr>
        <w:t xml:space="preserve">s para adicionar instancias, o primeiro sendo </w:t>
      </w:r>
      <w:r w:rsidR="00CC1C19">
        <w:rPr>
          <w:color w:val="000000" w:themeColor="text1"/>
        </w:rPr>
        <w:t>o Edit Record.</w:t>
      </w:r>
    </w:p>
    <w:p w:rsidR="00CC1C19" w:rsidRDefault="00CC1C19" w:rsidP="00754DBD">
      <w:pPr>
        <w:rPr>
          <w:color w:val="000000" w:themeColor="text1"/>
        </w:rPr>
      </w:pPr>
      <w:r>
        <w:rPr>
          <w:color w:val="000000" w:themeColor="text1"/>
        </w:rPr>
        <w:tab/>
        <w:t xml:space="preserve">Este </w:t>
      </w:r>
      <w:r w:rsidRPr="00D967F9">
        <w:rPr>
          <w:i/>
          <w:color w:val="000000" w:themeColor="text1"/>
          <w:rPrChange w:id="1112" w:author="Rui" w:date="2018-04-22T19:36:00Z">
            <w:rPr>
              <w:color w:val="000000" w:themeColor="text1"/>
            </w:rPr>
          </w:rPrChange>
        </w:rPr>
        <w:t>widget</w:t>
      </w:r>
      <w:r>
        <w:rPr>
          <w:color w:val="000000" w:themeColor="text1"/>
        </w:rPr>
        <w:t xml:space="preserve"> é normalmente utilizado quando se quer introduzir a informação que compõe a instancia a introduzir. Para este cargo </w:t>
      </w:r>
      <w:del w:id="1113" w:author="Rui" w:date="2018-04-22T18:45:00Z">
        <w:r w:rsidDel="004B3FAD">
          <w:rPr>
            <w:color w:val="000000" w:themeColor="text1"/>
          </w:rPr>
          <w:delText>fui</w:delText>
        </w:r>
      </w:del>
      <w:ins w:id="1114" w:author="Rui" w:date="2018-04-22T18:45:00Z">
        <w:r w:rsidR="004B3FAD">
          <w:rPr>
            <w:color w:val="000000" w:themeColor="text1"/>
          </w:rPr>
          <w:t>foi</w:t>
        </w:r>
      </w:ins>
      <w:r>
        <w:rPr>
          <w:color w:val="000000" w:themeColor="text1"/>
        </w:rPr>
        <w:t xml:space="preserve"> originalmente considerado o </w:t>
      </w:r>
      <w:r w:rsidRPr="00D967F9">
        <w:rPr>
          <w:i/>
          <w:color w:val="000000" w:themeColor="text1"/>
          <w:rPrChange w:id="1115" w:author="Rui" w:date="2018-04-22T19:36:00Z">
            <w:rPr>
              <w:color w:val="000000" w:themeColor="text1"/>
            </w:rPr>
          </w:rPrChange>
        </w:rPr>
        <w:t>widget</w:t>
      </w:r>
      <w:r>
        <w:rPr>
          <w:color w:val="000000" w:themeColor="text1"/>
        </w:rPr>
        <w:t xml:space="preserve"> Form, que </w:t>
      </w:r>
      <w:del w:id="1116" w:author="Rui" w:date="2018-04-22T19:36:00Z">
        <w:r w:rsidDel="00D967F9">
          <w:rPr>
            <w:color w:val="000000" w:themeColor="text1"/>
          </w:rPr>
          <w:delText xml:space="preserve">permitira </w:delText>
        </w:r>
      </w:del>
      <w:ins w:id="1117" w:author="Rui" w:date="2018-04-22T19:36:00Z">
        <w:r w:rsidR="00D967F9">
          <w:rPr>
            <w:color w:val="000000" w:themeColor="text1"/>
          </w:rPr>
          <w:t xml:space="preserve">permitia </w:t>
        </w:r>
      </w:ins>
      <w:r>
        <w:rPr>
          <w:color w:val="000000" w:themeColor="text1"/>
        </w:rPr>
        <w:t>o mesmo numa forma bastante simples, mas com uma visualização menus ampletiva e integrada ao resto da aplicação.</w:t>
      </w:r>
    </w:p>
    <w:p w:rsidR="00CC1C19" w:rsidRDefault="00CC1C19" w:rsidP="00754DBD">
      <w:pPr>
        <w:rPr>
          <w:color w:val="000000" w:themeColor="text1"/>
        </w:rPr>
      </w:pPr>
      <w:r>
        <w:rPr>
          <w:color w:val="000000" w:themeColor="text1"/>
        </w:rPr>
        <w:tab/>
        <w:t xml:space="preserve">O outro </w:t>
      </w:r>
      <w:r w:rsidRPr="00D967F9">
        <w:rPr>
          <w:i/>
          <w:color w:val="000000" w:themeColor="text1"/>
          <w:rPrChange w:id="1118" w:author="Rui" w:date="2018-04-22T19:36:00Z">
            <w:rPr>
              <w:color w:val="000000" w:themeColor="text1"/>
            </w:rPr>
          </w:rPrChange>
        </w:rPr>
        <w:t>widget</w:t>
      </w:r>
      <w:r>
        <w:rPr>
          <w:color w:val="000000" w:themeColor="text1"/>
        </w:rPr>
        <w:t xml:space="preserve"> regular é o Editabel Tabel, que é utilizado regularmente para introduzir outras instancias sobre uma entidade relacionada com a instancia central a adicionar. No exemplo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65317A">
        <w:t xml:space="preserve">Figura </w:t>
      </w:r>
      <w:r w:rsidR="0065317A">
        <w:rPr>
          <w:noProof/>
        </w:rPr>
        <w:t>28</w:t>
      </w:r>
      <w:r w:rsidR="002F04EF">
        <w:rPr>
          <w:color w:val="000000" w:themeColor="text1"/>
        </w:rPr>
        <w:fldChar w:fldCharType="end"/>
      </w:r>
      <w:r>
        <w:rPr>
          <w:color w:val="000000" w:themeColor="text1"/>
        </w:rPr>
        <w:t>, o Editab</w:t>
      </w:r>
      <w:ins w:id="1119" w:author="Rui" w:date="2018-04-22T19:37:00Z">
        <w:r w:rsidR="00D967F9">
          <w:rPr>
            <w:color w:val="000000" w:themeColor="text1"/>
          </w:rPr>
          <w:t>l</w:t>
        </w:r>
      </w:ins>
      <w:r>
        <w:rPr>
          <w:color w:val="000000" w:themeColor="text1"/>
        </w:rPr>
        <w:t>e</w:t>
      </w:r>
      <w:del w:id="1120" w:author="Rui" w:date="2018-04-22T19:37:00Z">
        <w:r w:rsidDel="00D967F9">
          <w:rPr>
            <w:color w:val="000000" w:themeColor="text1"/>
          </w:rPr>
          <w:delText>l</w:delText>
        </w:r>
      </w:del>
      <w:r>
        <w:rPr>
          <w:color w:val="000000" w:themeColor="text1"/>
        </w:rPr>
        <w:t xml:space="preserve"> Tab</w:t>
      </w:r>
      <w:ins w:id="1121" w:author="Rui" w:date="2018-04-22T19:37:00Z">
        <w:r w:rsidR="00D967F9">
          <w:rPr>
            <w:color w:val="000000" w:themeColor="text1"/>
          </w:rPr>
          <w:t>l</w:t>
        </w:r>
      </w:ins>
      <w:r>
        <w:rPr>
          <w:color w:val="000000" w:themeColor="text1"/>
        </w:rPr>
        <w:t>e</w:t>
      </w:r>
      <w:del w:id="1122" w:author="Rui" w:date="2018-04-22T19:37:00Z">
        <w:r w:rsidDel="00D967F9">
          <w:rPr>
            <w:color w:val="000000" w:themeColor="text1"/>
          </w:rPr>
          <w:delText>l</w:delText>
        </w:r>
      </w:del>
      <w:r>
        <w:rPr>
          <w:color w:val="000000" w:themeColor="text1"/>
        </w:rPr>
        <w:t xml:space="preserve"> serve para introduzir as questões (FormQuestions) que compõem o formulário.</w:t>
      </w:r>
    </w:p>
    <w:p w:rsidR="00FF626C" w:rsidRDefault="00FF626C" w:rsidP="00754DBD">
      <w:pPr>
        <w:rPr>
          <w:color w:val="000000" w:themeColor="text1"/>
        </w:rPr>
      </w:pPr>
      <w:r>
        <w:rPr>
          <w:color w:val="000000" w:themeColor="text1"/>
        </w:rPr>
        <w:tab/>
        <w:t xml:space="preserve">Outros dois elementos regulares destas </w:t>
      </w:r>
      <w:del w:id="1123" w:author="Rui" w:date="2018-04-22T19:05:00Z">
        <w:r w:rsidDel="00673FD1">
          <w:rPr>
            <w:color w:val="000000" w:themeColor="text1"/>
          </w:rPr>
          <w:delText>pagina</w:delText>
        </w:r>
      </w:del>
      <w:ins w:id="1124" w:author="Rui" w:date="2018-04-22T19:05:00Z">
        <w:r w:rsidR="00673FD1">
          <w:rPr>
            <w:color w:val="000000" w:themeColor="text1"/>
          </w:rPr>
          <w:t>página</w:t>
        </w:r>
      </w:ins>
      <w:r>
        <w:rPr>
          <w:color w:val="000000" w:themeColor="text1"/>
        </w:rPr>
        <w:t xml:space="preserve">s são os botões “Create” e “Cancel”, com o primeiro servindo para criar a instancia formulada na </w:t>
      </w:r>
      <w:del w:id="1125" w:author="Rui" w:date="2018-04-22T19:05:00Z">
        <w:r w:rsidDel="00673FD1">
          <w:rPr>
            <w:color w:val="000000" w:themeColor="text1"/>
          </w:rPr>
          <w:delText>pagina</w:delText>
        </w:r>
      </w:del>
      <w:ins w:id="1126" w:author="Rui" w:date="2018-04-22T19:05:00Z">
        <w:r w:rsidR="00673FD1">
          <w:rPr>
            <w:color w:val="000000" w:themeColor="text1"/>
          </w:rPr>
          <w:t>página</w:t>
        </w:r>
      </w:ins>
      <w:r>
        <w:rPr>
          <w:color w:val="000000" w:themeColor="text1"/>
        </w:rPr>
        <w:t xml:space="preserve"> e o segundo para cancelar a criação da instancia.</w:t>
      </w:r>
    </w:p>
    <w:p w:rsidR="00FF626C" w:rsidRDefault="00FF626C" w:rsidP="00754DBD">
      <w:pPr>
        <w:rPr>
          <w:color w:val="000000" w:themeColor="text1"/>
        </w:rPr>
      </w:pPr>
      <w:r>
        <w:rPr>
          <w:color w:val="000000" w:themeColor="text1"/>
        </w:rPr>
        <w:tab/>
        <w:t xml:space="preserve">Deve ser notado que estas </w:t>
      </w:r>
      <w:del w:id="1127" w:author="Rui" w:date="2018-04-22T19:05:00Z">
        <w:r w:rsidDel="00673FD1">
          <w:rPr>
            <w:color w:val="000000" w:themeColor="text1"/>
          </w:rPr>
          <w:delText>pagina</w:delText>
        </w:r>
      </w:del>
      <w:ins w:id="1128" w:author="Rui" w:date="2018-04-22T19:05:00Z">
        <w:r w:rsidR="00673FD1">
          <w:rPr>
            <w:color w:val="000000" w:themeColor="text1"/>
          </w:rPr>
          <w:t>página</w:t>
        </w:r>
      </w:ins>
      <w:r>
        <w:rPr>
          <w:color w:val="000000" w:themeColor="text1"/>
        </w:rPr>
        <w:t>s partilham uma logica, a ideia que até o botão “Create” ser pressionado a instancia não é criada, nem as instancias relacionadas.</w:t>
      </w:r>
    </w:p>
    <w:p w:rsidR="00FF626C" w:rsidRDefault="00FF626C" w:rsidP="00754DBD">
      <w:pPr>
        <w:rPr>
          <w:color w:val="000000" w:themeColor="text1"/>
        </w:rPr>
      </w:pPr>
      <w:r>
        <w:rPr>
          <w:color w:val="000000" w:themeColor="text1"/>
        </w:rPr>
        <w:lastRenderedPageBreak/>
        <w:tab/>
        <w:t xml:space="preserve">Esta lógica tem </w:t>
      </w:r>
      <w:del w:id="1129" w:author="Rui" w:date="2018-04-22T19:37:00Z">
        <w:r w:rsidDel="00D967F9">
          <w:rPr>
            <w:color w:val="000000" w:themeColor="text1"/>
          </w:rPr>
          <w:delText xml:space="preserve">o </w:delText>
        </w:r>
      </w:del>
      <w:r>
        <w:rPr>
          <w:color w:val="000000" w:themeColor="text1"/>
        </w:rPr>
        <w:t>uma vantagem principal</w:t>
      </w:r>
      <w:ins w:id="1130" w:author="Rui" w:date="2018-04-22T19:38:00Z">
        <w:r w:rsidR="00D967F9">
          <w:rPr>
            <w:color w:val="000000" w:themeColor="text1"/>
          </w:rPr>
          <w:t>,</w:t>
        </w:r>
      </w:ins>
      <w:r>
        <w:rPr>
          <w:color w:val="000000" w:themeColor="text1"/>
        </w:rPr>
        <w:t xml:space="preserve"> </w:t>
      </w:r>
      <w:del w:id="1131" w:author="Rui" w:date="2018-04-22T19:37:00Z">
        <w:r w:rsidDel="00D967F9">
          <w:rPr>
            <w:color w:val="000000" w:themeColor="text1"/>
          </w:rPr>
          <w:delText>sendo que</w:delText>
        </w:r>
        <w:r w:rsidR="00CC39C8" w:rsidDel="00D967F9">
          <w:rPr>
            <w:color w:val="000000" w:themeColor="text1"/>
          </w:rPr>
          <w:delText xml:space="preserve"> </w:delText>
        </w:r>
      </w:del>
      <w:del w:id="1132" w:author="Rui" w:date="2018-04-22T19:38:00Z">
        <w:r w:rsidR="00CC39C8" w:rsidDel="00D967F9">
          <w:rPr>
            <w:color w:val="000000" w:themeColor="text1"/>
          </w:rPr>
          <w:delText xml:space="preserve">sendo que </w:delText>
        </w:r>
      </w:del>
      <w:r w:rsidR="00CC39C8">
        <w:rPr>
          <w:color w:val="000000" w:themeColor="text1"/>
        </w:rPr>
        <w:t xml:space="preserve">ao não criar as instancias até ao </w:t>
      </w:r>
      <w:ins w:id="1133" w:author="Rui" w:date="2018-04-22T19:38:00Z">
        <w:r w:rsidR="00D967F9">
          <w:rPr>
            <w:color w:val="000000" w:themeColor="text1"/>
          </w:rPr>
          <w:t xml:space="preserve">momento </w:t>
        </w:r>
      </w:ins>
      <w:r w:rsidR="00CC39C8">
        <w:rPr>
          <w:color w:val="000000" w:themeColor="text1"/>
        </w:rPr>
        <w:t xml:space="preserve">desejado nunca </w:t>
      </w:r>
      <w:del w:id="1134" w:author="Rui" w:date="2018-04-22T19:38:00Z">
        <w:r w:rsidR="00CC39C8" w:rsidDel="00D967F9">
          <w:rPr>
            <w:color w:val="000000" w:themeColor="text1"/>
          </w:rPr>
          <w:delText xml:space="preserve">é </w:delText>
        </w:r>
      </w:del>
      <w:ins w:id="1135" w:author="Rui" w:date="2018-04-22T19:38:00Z">
        <w:r w:rsidR="00D967F9">
          <w:rPr>
            <w:color w:val="000000" w:themeColor="text1"/>
          </w:rPr>
          <w:t xml:space="preserve">são </w:t>
        </w:r>
      </w:ins>
      <w:del w:id="1136" w:author="Rui" w:date="2018-04-22T19:38:00Z">
        <w:r w:rsidR="00CC39C8" w:rsidDel="00D967F9">
          <w:rPr>
            <w:color w:val="000000" w:themeColor="text1"/>
          </w:rPr>
          <w:delText xml:space="preserve">criado </w:delText>
        </w:r>
      </w:del>
      <w:ins w:id="1137" w:author="Rui" w:date="2018-04-22T19:38:00Z">
        <w:r w:rsidR="00D967F9">
          <w:rPr>
            <w:color w:val="000000" w:themeColor="text1"/>
          </w:rPr>
          <w:t xml:space="preserve">criadas </w:t>
        </w:r>
      </w:ins>
      <w:r w:rsidR="00CC39C8">
        <w:rPr>
          <w:color w:val="000000" w:themeColor="text1"/>
        </w:rPr>
        <w:t xml:space="preserve">instancias desnecessárias que </w:t>
      </w:r>
      <w:del w:id="1138" w:author="Rui" w:date="2018-04-22T19:38:00Z">
        <w:r w:rsidR="00CC39C8" w:rsidDel="000705E3">
          <w:rPr>
            <w:color w:val="000000" w:themeColor="text1"/>
          </w:rPr>
          <w:delText xml:space="preserve">depois </w:delText>
        </w:r>
      </w:del>
      <w:r w:rsidR="00CC39C8">
        <w:rPr>
          <w:color w:val="000000" w:themeColor="text1"/>
        </w:rPr>
        <w:t>são removidas de seguida. Também garante que se um utilizador iniciar o processo de criação</w:t>
      </w:r>
      <w:ins w:id="1139" w:author="Rui" w:date="2018-04-22T19:38:00Z">
        <w:r w:rsidR="000705E3">
          <w:rPr>
            <w:color w:val="000000" w:themeColor="text1"/>
          </w:rPr>
          <w:t>,</w:t>
        </w:r>
      </w:ins>
      <w:r w:rsidR="00CC39C8">
        <w:rPr>
          <w:color w:val="000000" w:themeColor="text1"/>
        </w:rPr>
        <w:t xml:space="preserve"> mas não o completar, saindo da </w:t>
      </w:r>
      <w:del w:id="1140" w:author="Rui" w:date="2018-04-22T19:05:00Z">
        <w:r w:rsidR="00CC39C8" w:rsidDel="00673FD1">
          <w:rPr>
            <w:color w:val="000000" w:themeColor="text1"/>
          </w:rPr>
          <w:delText>pagina</w:delText>
        </w:r>
      </w:del>
      <w:ins w:id="1141" w:author="Rui" w:date="2018-04-22T19:05:00Z">
        <w:r w:rsidR="00673FD1">
          <w:rPr>
            <w:color w:val="000000" w:themeColor="text1"/>
          </w:rPr>
          <w:t>página</w:t>
        </w:r>
      </w:ins>
      <w:r w:rsidR="00CC39C8">
        <w:rPr>
          <w:color w:val="000000" w:themeColor="text1"/>
        </w:rPr>
        <w:t xml:space="preserve"> sem a utilização dos botões “Create” e “Cancel”, a instancia incompleta não ocupa espaço na base de dados.</w:t>
      </w:r>
    </w:p>
    <w:p w:rsidR="00FC3FD5" w:rsidRDefault="00BA012B" w:rsidP="00754DBD">
      <w:pPr>
        <w:rPr>
          <w:color w:val="000000" w:themeColor="text1"/>
        </w:rPr>
      </w:pPr>
      <w:r>
        <w:rPr>
          <w:color w:val="000000" w:themeColor="text1"/>
        </w:rPr>
        <w:tab/>
      </w:r>
      <w:del w:id="1142" w:author="Rui" w:date="2018-04-22T19:39:00Z">
        <w:r w:rsidDel="000705E3">
          <w:rPr>
            <w:color w:val="000000" w:themeColor="text1"/>
          </w:rPr>
          <w:delText xml:space="preserve">Noutro </w:delText>
        </w:r>
      </w:del>
      <w:ins w:id="1143" w:author="Rui" w:date="2018-04-22T19:39:00Z">
        <w:r w:rsidR="000705E3">
          <w:rPr>
            <w:color w:val="000000" w:themeColor="text1"/>
          </w:rPr>
          <w:t xml:space="preserve">Por outro </w:t>
        </w:r>
      </w:ins>
      <w:r>
        <w:rPr>
          <w:color w:val="000000" w:themeColor="text1"/>
        </w:rPr>
        <w:t xml:space="preserve">lado esta </w:t>
      </w:r>
      <w:del w:id="1144" w:author="Rui" w:date="2018-04-22T19:39:00Z">
        <w:r w:rsidDel="000705E3">
          <w:rPr>
            <w:color w:val="000000" w:themeColor="text1"/>
          </w:rPr>
          <w:delText xml:space="preserve">logica </w:delText>
        </w:r>
      </w:del>
      <w:ins w:id="1145" w:author="Rui" w:date="2018-04-22T19:39:00Z">
        <w:r w:rsidR="000705E3">
          <w:rPr>
            <w:color w:val="000000" w:themeColor="text1"/>
          </w:rPr>
          <w:t xml:space="preserve">lógica </w:t>
        </w:r>
      </w:ins>
      <w:del w:id="1146" w:author="Rui" w:date="2018-04-22T19:39:00Z">
        <w:r w:rsidDel="000705E3">
          <w:rPr>
            <w:color w:val="000000" w:themeColor="text1"/>
          </w:rPr>
          <w:delText xml:space="preserve">levantara </w:delText>
        </w:r>
      </w:del>
      <w:ins w:id="1147" w:author="Rui" w:date="2018-04-22T19:39:00Z">
        <w:r w:rsidR="000705E3">
          <w:rPr>
            <w:color w:val="000000" w:themeColor="text1"/>
          </w:rPr>
          <w:t xml:space="preserve">levantará </w:t>
        </w:r>
      </w:ins>
      <w:r>
        <w:rPr>
          <w:color w:val="000000" w:themeColor="text1"/>
        </w:rPr>
        <w:t>algumas dificuldades no processo de form</w:t>
      </w:r>
      <w:r w:rsidR="00FC3FD5">
        <w:rPr>
          <w:color w:val="000000" w:themeColor="text1"/>
        </w:rPr>
        <w:t>ação das instancias a adicionar.</w:t>
      </w:r>
    </w:p>
    <w:p w:rsidR="00CC39C8" w:rsidRDefault="006366F7" w:rsidP="00754DBD">
      <w:pPr>
        <w:rPr>
          <w:color w:val="000000" w:themeColor="text1"/>
        </w:rPr>
      </w:pPr>
      <w:r>
        <w:rPr>
          <w:color w:val="000000" w:themeColor="text1"/>
        </w:rPr>
        <w:tab/>
        <w:t xml:space="preserve">Em algumas situações uma </w:t>
      </w:r>
      <w:del w:id="1148" w:author="Rui" w:date="2018-04-22T19:05:00Z">
        <w:r w:rsidDel="00673FD1">
          <w:rPr>
            <w:color w:val="000000" w:themeColor="text1"/>
          </w:rPr>
          <w:delText>pagina</w:delText>
        </w:r>
      </w:del>
      <w:ins w:id="1149" w:author="Rui" w:date="2018-04-22T19:05:00Z">
        <w:r w:rsidR="00673FD1">
          <w:rPr>
            <w:color w:val="000000" w:themeColor="text1"/>
          </w:rPr>
          <w:t>página</w:t>
        </w:r>
      </w:ins>
      <w:r>
        <w:rPr>
          <w:color w:val="000000" w:themeColor="text1"/>
        </w:rPr>
        <w:t xml:space="preserve"> simples não será suficiente para estruturar uma instancia a adicionar a base de dados, nesses casos uma de duas soluções são utilizadas, a utilização de Tabs ou de PopUps.</w:t>
      </w:r>
    </w:p>
    <w:p w:rsidR="006366F7" w:rsidRDefault="006366F7" w:rsidP="00754DBD">
      <w:pPr>
        <w:rPr>
          <w:color w:val="000000" w:themeColor="text1"/>
        </w:rPr>
      </w:pPr>
      <w:r>
        <w:rPr>
          <w:color w:val="000000" w:themeColor="text1"/>
        </w:rPr>
        <w:tab/>
        <w:t xml:space="preserve">O exemplo de uma </w:t>
      </w:r>
      <w:del w:id="1150" w:author="Rui" w:date="2018-04-22T19:05:00Z">
        <w:r w:rsidDel="00673FD1">
          <w:rPr>
            <w:color w:val="000000" w:themeColor="text1"/>
          </w:rPr>
          <w:delText>pagina</w:delText>
        </w:r>
      </w:del>
      <w:ins w:id="1151" w:author="Rui" w:date="2018-04-22T19:05:00Z">
        <w:r w:rsidR="00673FD1">
          <w:rPr>
            <w:color w:val="000000" w:themeColor="text1"/>
          </w:rPr>
          <w:t>página</w:t>
        </w:r>
      </w:ins>
      <w:r>
        <w:rPr>
          <w:color w:val="000000" w:themeColor="text1"/>
        </w:rPr>
        <w:t xml:space="preserve"> assim é a representada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65317A">
        <w:t xml:space="preserve">Figura </w:t>
      </w:r>
      <w:r w:rsidR="0065317A">
        <w:rPr>
          <w:noProof/>
        </w:rPr>
        <w:t>29</w:t>
      </w:r>
      <w:r w:rsidR="002F04EF">
        <w:rPr>
          <w:color w:val="000000" w:themeColor="text1"/>
        </w:rPr>
        <w:fldChar w:fldCharType="end"/>
      </w:r>
      <w:r w:rsidRPr="006366F7">
        <w:rPr>
          <w:color w:val="FF0000"/>
        </w:rPr>
        <w:t xml:space="preserve"> </w:t>
      </w:r>
      <w:r>
        <w:rPr>
          <w:color w:val="000000" w:themeColor="text1"/>
        </w:rPr>
        <w:t xml:space="preserve">onde se pode verificar as varias Tabs individualmente, mais a PopUp que é utilizada na </w:t>
      </w:r>
      <w:del w:id="1152" w:author="Rui" w:date="2018-04-22T19:05:00Z">
        <w:r w:rsidDel="00673FD1">
          <w:rPr>
            <w:color w:val="000000" w:themeColor="text1"/>
          </w:rPr>
          <w:delText>pagina</w:delText>
        </w:r>
      </w:del>
      <w:ins w:id="1153" w:author="Rui" w:date="2018-04-22T19:05:00Z">
        <w:r w:rsidR="00673FD1">
          <w:rPr>
            <w:color w:val="000000" w:themeColor="text1"/>
          </w:rPr>
          <w:t>página</w:t>
        </w:r>
      </w:ins>
      <w:r>
        <w:rPr>
          <w:color w:val="000000" w:themeColor="text1"/>
        </w:rPr>
        <w:t xml:space="preserve">, no final. </w:t>
      </w:r>
    </w:p>
    <w:p w:rsidR="006366F7" w:rsidRDefault="00620F43" w:rsidP="00754DBD">
      <w:pPr>
        <w:rPr>
          <w:color w:val="000000" w:themeColor="text1"/>
        </w:rPr>
      </w:pPr>
      <w:r>
        <w:rPr>
          <w:noProof/>
          <w:color w:val="000000" w:themeColor="text1"/>
        </w:rPr>
        <w:drawing>
          <wp:inline distT="0" distB="0" distL="0" distR="0">
            <wp:extent cx="5391150" cy="53054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2F04EF" w:rsidRDefault="00620F43" w:rsidP="002F04EF">
      <w:pPr>
        <w:keepNext/>
      </w:pPr>
      <w:r>
        <w:rPr>
          <w:noProof/>
          <w:color w:val="000000" w:themeColor="text1"/>
        </w:rPr>
        <w:drawing>
          <wp:inline distT="0" distB="0" distL="0" distR="0">
            <wp:extent cx="5391150" cy="62674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6267450"/>
                    </a:xfrm>
                    <a:prstGeom prst="rect">
                      <a:avLst/>
                    </a:prstGeom>
                    <a:noFill/>
                    <a:ln>
                      <a:noFill/>
                    </a:ln>
                  </pic:spPr>
                </pic:pic>
              </a:graphicData>
            </a:graphic>
          </wp:inline>
        </w:drawing>
      </w:r>
    </w:p>
    <w:p w:rsidR="00620F43" w:rsidRDefault="002F04EF" w:rsidP="002F04EF">
      <w:pPr>
        <w:pStyle w:val="Legenda"/>
        <w:rPr>
          <w:color w:val="000000" w:themeColor="text1"/>
        </w:rPr>
      </w:pPr>
      <w:bookmarkStart w:id="1154" w:name="_Ref511855228"/>
      <w:bookmarkStart w:id="1155" w:name="_Toc512108152"/>
      <w:r>
        <w:t xml:space="preserve">Figura </w:t>
      </w:r>
      <w:r w:rsidR="000D6232">
        <w:fldChar w:fldCharType="begin"/>
      </w:r>
      <w:r w:rsidR="000D6232">
        <w:instrText xml:space="preserve"> SEQ Figura \* ARABIC </w:instrText>
      </w:r>
      <w:r w:rsidR="000D6232">
        <w:fldChar w:fldCharType="separate"/>
      </w:r>
      <w:r w:rsidR="0065317A">
        <w:rPr>
          <w:noProof/>
        </w:rPr>
        <w:t>29</w:t>
      </w:r>
      <w:r w:rsidR="000D6232">
        <w:rPr>
          <w:noProof/>
        </w:rPr>
        <w:fldChar w:fldCharType="end"/>
      </w:r>
      <w:bookmarkEnd w:id="1154"/>
      <w:r>
        <w:t xml:space="preserve"> - Frames VacancyAdd</w:t>
      </w:r>
      <w:bookmarkEnd w:id="1155"/>
    </w:p>
    <w:p w:rsidR="00620F43" w:rsidRDefault="00620F43" w:rsidP="00754DBD">
      <w:pPr>
        <w:rPr>
          <w:color w:val="000000" w:themeColor="text1"/>
        </w:rPr>
      </w:pPr>
      <w:r>
        <w:rPr>
          <w:color w:val="000000" w:themeColor="text1"/>
        </w:rPr>
        <w:tab/>
        <w:t xml:space="preserve">Como se pode verificar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65317A">
        <w:t xml:space="preserve">Figura </w:t>
      </w:r>
      <w:r w:rsidR="0065317A">
        <w:rPr>
          <w:noProof/>
        </w:rPr>
        <w:t>29</w:t>
      </w:r>
      <w:r w:rsidR="002F04EF">
        <w:rPr>
          <w:color w:val="000000" w:themeColor="text1"/>
        </w:rPr>
        <w:fldChar w:fldCharType="end"/>
      </w:r>
      <w:r>
        <w:rPr>
          <w:color w:val="000000" w:themeColor="text1"/>
        </w:rPr>
        <w:t xml:space="preserve">, </w:t>
      </w:r>
      <w:r w:rsidR="00817E7C">
        <w:rPr>
          <w:color w:val="000000" w:themeColor="text1"/>
        </w:rPr>
        <w:t>a adição de uma vaga divide-se entre quatro Tabs diferentes, com cada permitindo estruturar algo de diferente, mas importante, da vaga em si.</w:t>
      </w:r>
    </w:p>
    <w:p w:rsidR="00817E7C" w:rsidRDefault="00817E7C" w:rsidP="00754DBD">
      <w:pPr>
        <w:rPr>
          <w:color w:val="000000" w:themeColor="text1"/>
        </w:rPr>
      </w:pPr>
      <w:r>
        <w:rPr>
          <w:color w:val="000000" w:themeColor="text1"/>
        </w:rPr>
        <w:tab/>
        <w:t xml:space="preserve">Já o PopUp serve para demonstra os </w:t>
      </w:r>
      <w:del w:id="1156" w:author="Rui" w:date="2018-04-22T19:40:00Z">
        <w:r w:rsidDel="000705E3">
          <w:rPr>
            <w:color w:val="000000" w:themeColor="text1"/>
          </w:rPr>
          <w:delText xml:space="preserve">forms </w:delText>
        </w:r>
      </w:del>
      <w:ins w:id="1157" w:author="Rui" w:date="2018-04-22T19:40:00Z">
        <w:r w:rsidR="000705E3">
          <w:rPr>
            <w:color w:val="000000" w:themeColor="text1"/>
          </w:rPr>
          <w:t xml:space="preserve">Forms </w:t>
        </w:r>
      </w:ins>
      <w:r>
        <w:rPr>
          <w:color w:val="000000" w:themeColor="text1"/>
        </w:rPr>
        <w:t>existentes que podem ser escolhidos para o passo da vaga a adicionar. Esta utilização de PopUp ocorre frequentemente em situações em que é necessário escolher uma instancia duma entidade referida por uma instancia a adicionar.</w:t>
      </w:r>
    </w:p>
    <w:p w:rsidR="003B310E" w:rsidRPr="00342D91" w:rsidRDefault="003B310E" w:rsidP="00754DBD">
      <w:pPr>
        <w:rPr>
          <w:color w:val="000000" w:themeColor="text1"/>
        </w:rPr>
      </w:pPr>
    </w:p>
    <w:p w:rsidR="005B0964" w:rsidRDefault="005B0964" w:rsidP="003B310E">
      <w:pPr>
        <w:pStyle w:val="Cabealho1"/>
        <w:numPr>
          <w:ilvl w:val="0"/>
          <w:numId w:val="37"/>
        </w:numPr>
      </w:pPr>
      <w:bookmarkStart w:id="1158" w:name="_Toc512102640"/>
      <w:r>
        <w:t>Aval</w:t>
      </w:r>
      <w:r w:rsidR="00497126">
        <w:t>iação Experimental</w:t>
      </w:r>
      <w:bookmarkEnd w:id="1158"/>
    </w:p>
    <w:p w:rsidR="00817579" w:rsidRDefault="00817579" w:rsidP="00497126"/>
    <w:p w:rsidR="005B0964" w:rsidRDefault="005B0964" w:rsidP="00497126">
      <w:r>
        <w:t>A avaliação da nossa solução é apresentada neste capítulo. Aqui mostramos</w:t>
      </w:r>
    </w:p>
    <w:p w:rsidR="005B0964" w:rsidRDefault="005B0964" w:rsidP="00497126">
      <w:r>
        <w:t xml:space="preserve">como as nossas grandes ideias funcionaram </w:t>
      </w:r>
    </w:p>
    <w:p w:rsidR="005B0964" w:rsidRDefault="005B0964" w:rsidP="00FC667E">
      <w:pPr>
        <w:pStyle w:val="PargrafodaLista"/>
      </w:pPr>
    </w:p>
    <w:p w:rsidR="005B0964" w:rsidRDefault="005B0964" w:rsidP="00FC667E">
      <w:pPr>
        <w:pStyle w:val="PargrafodaLista"/>
      </w:pPr>
      <w:r>
        <w:t>Exemplo de i</w:t>
      </w:r>
      <w:r w:rsidR="00500E61">
        <w:t>n</w:t>
      </w:r>
      <w:r>
        <w:t>dentação do segundo parágrafo.</w:t>
      </w:r>
    </w:p>
    <w:p w:rsidR="005B0964" w:rsidRDefault="005B0964" w:rsidP="00FC667E">
      <w:pPr>
        <w:pStyle w:val="PargrafodaLista"/>
      </w:pPr>
    </w:p>
    <w:p w:rsidR="005B0964" w:rsidRDefault="005B0964" w:rsidP="00FC667E">
      <w:pPr>
        <w:pStyle w:val="PargrafodaLista"/>
      </w:pPr>
    </w:p>
    <w:p w:rsidR="005B0964" w:rsidRDefault="007105A1" w:rsidP="007105A1">
      <w:pPr>
        <w:pStyle w:val="Cabealho2"/>
      </w:pPr>
      <w:bookmarkStart w:id="1159" w:name="_Toc512102641"/>
      <w:r>
        <w:t xml:space="preserve">4.1 </w:t>
      </w:r>
      <w:r w:rsidR="005B0964">
        <w:t>Nome da primeira secç</w:t>
      </w:r>
      <w:r w:rsidR="00497126">
        <w:t>ão deste capítulo</w:t>
      </w:r>
      <w:bookmarkEnd w:id="1159"/>
    </w:p>
    <w:p w:rsidR="005B0964" w:rsidRDefault="005B0964" w:rsidP="007105A1">
      <w:r>
        <w:t xml:space="preserve">Texto da secção. </w:t>
      </w:r>
    </w:p>
    <w:p w:rsidR="005B0964" w:rsidRDefault="005B0964" w:rsidP="00FC667E">
      <w:pPr>
        <w:pStyle w:val="PargrafodaLista"/>
      </w:pPr>
    </w:p>
    <w:p w:rsidR="005B0964" w:rsidRDefault="00174852" w:rsidP="00FC667E">
      <w:pPr>
        <w:pStyle w:val="PargrafodaLista"/>
      </w:pPr>
      <w:r w:rsidRPr="00174852">
        <w:t>Contin</w:t>
      </w:r>
      <w:r>
        <w:t>uação do texto noutro parágrafo</w:t>
      </w:r>
      <w:r w:rsidR="005B0964">
        <w:t>.</w:t>
      </w:r>
    </w:p>
    <w:p w:rsidR="007105A1" w:rsidRDefault="007105A1" w:rsidP="007105A1">
      <w:pPr>
        <w:pStyle w:val="Cabealho2"/>
      </w:pPr>
    </w:p>
    <w:p w:rsidR="005B0964" w:rsidRDefault="007105A1" w:rsidP="007105A1">
      <w:pPr>
        <w:pStyle w:val="Cabealho2"/>
      </w:pPr>
      <w:bookmarkStart w:id="1160" w:name="_Toc512102642"/>
      <w:r>
        <w:t xml:space="preserve">4.2 </w:t>
      </w:r>
      <w:r w:rsidR="005B0964">
        <w:t>A segunda secç</w:t>
      </w:r>
      <w:r>
        <w:t>ão deste capítulo</w:t>
      </w:r>
      <w:bookmarkEnd w:id="1160"/>
    </w:p>
    <w:p w:rsidR="005B0964" w:rsidRDefault="005B0964" w:rsidP="00850590">
      <w:r>
        <w:t>Na segunda secção deste capítulo, vamos abordar o enquadramento, o contexto e as funcionalidades.</w:t>
      </w:r>
    </w:p>
    <w:p w:rsidR="005B0964" w:rsidRDefault="005B0964" w:rsidP="00FC667E">
      <w:pPr>
        <w:pStyle w:val="PargrafodaLista"/>
      </w:pPr>
    </w:p>
    <w:p w:rsidR="001441C7" w:rsidRDefault="00772C51" w:rsidP="00772C51">
      <w:pPr>
        <w:pStyle w:val="Cabealho3"/>
      </w:pPr>
      <w:bookmarkStart w:id="1161" w:name="_Toc512102643"/>
      <w:r>
        <w:t xml:space="preserve">4.2.1 </w:t>
      </w:r>
      <w:r w:rsidR="005B0964">
        <w:t>A primeira sub-secção desta secção</w:t>
      </w:r>
      <w:bookmarkEnd w:id="1161"/>
    </w:p>
    <w:p w:rsidR="005B0964" w:rsidRDefault="005B0964" w:rsidP="001441C7">
      <w:r>
        <w:t>As sub-secções são úteis para mostrar determinados conteúdos de forma</w:t>
      </w:r>
    </w:p>
    <w:p w:rsidR="005B0964" w:rsidRDefault="005B0964" w:rsidP="001441C7">
      <w:r>
        <w:t>organizada. Contudo, o seu uso excessivo também não contribui para a facilidade</w:t>
      </w:r>
    </w:p>
    <w:p w:rsidR="005B0964" w:rsidRDefault="005B0964" w:rsidP="001441C7">
      <w:r>
        <w:t>de leitura do documento</w:t>
      </w:r>
      <w:r w:rsidR="00B27A71">
        <w:rPr>
          <w:rStyle w:val="Refdenotaderodap"/>
        </w:rPr>
        <w:footnoteReference w:id="1"/>
      </w:r>
      <w:r>
        <w:t>.</w:t>
      </w:r>
    </w:p>
    <w:p w:rsidR="005B0964" w:rsidRDefault="005B0964" w:rsidP="00FC667E">
      <w:pPr>
        <w:pStyle w:val="PargrafodaLista"/>
      </w:pPr>
    </w:p>
    <w:p w:rsidR="005B0964" w:rsidRDefault="00772C51" w:rsidP="00772C51">
      <w:pPr>
        <w:pStyle w:val="Cabealho3"/>
      </w:pPr>
      <w:bookmarkStart w:id="1162" w:name="_Toc512102644"/>
      <w:r>
        <w:t xml:space="preserve">4.2.2 </w:t>
      </w:r>
      <w:r w:rsidR="005B0964">
        <w:t>A segunda</w:t>
      </w:r>
      <w:r w:rsidR="001441C7">
        <w:t xml:space="preserve"> sub-</w:t>
      </w:r>
      <w:r w:rsidR="001441C7" w:rsidRPr="00B27A71">
        <w:rPr>
          <w:sz w:val="28"/>
        </w:rPr>
        <w:t xml:space="preserve">secção </w:t>
      </w:r>
      <w:r w:rsidR="001441C7">
        <w:t>desta secção</w:t>
      </w:r>
      <w:bookmarkEnd w:id="1162"/>
    </w:p>
    <w:p w:rsidR="005B0964" w:rsidRDefault="005B0964" w:rsidP="00772C51">
      <w:r>
        <w:t>Esta é a segunda sub-secção desta secção, a qual termina aqui.</w:t>
      </w:r>
    </w:p>
    <w:p w:rsidR="005B0964" w:rsidRDefault="005B0964" w:rsidP="00FC667E">
      <w:pPr>
        <w:pStyle w:val="PargrafodaLista"/>
      </w:pPr>
    </w:p>
    <w:p w:rsidR="005B0964" w:rsidRDefault="005B0964" w:rsidP="00FC667E">
      <w:pPr>
        <w:pStyle w:val="PargrafodaLista"/>
      </w:pPr>
    </w:p>
    <w:p w:rsidR="005B0964" w:rsidRDefault="001A146F" w:rsidP="001A146F">
      <w:pPr>
        <w:pStyle w:val="Cabealho2"/>
      </w:pPr>
      <w:bookmarkStart w:id="1163" w:name="_Toc512102645"/>
      <w:r>
        <w:lastRenderedPageBreak/>
        <w:t xml:space="preserve">4.3 </w:t>
      </w:r>
      <w:r w:rsidR="005B0964">
        <w:t>Anál</w:t>
      </w:r>
      <w:r w:rsidR="00772C51">
        <w:t>ise de resultados</w:t>
      </w:r>
      <w:bookmarkEnd w:id="1163"/>
    </w:p>
    <w:p w:rsidR="005B0964" w:rsidRDefault="005B0964" w:rsidP="001A146F">
      <w:r>
        <w:t>A análise de resultados segue aqui, nos próximos parágrafos de forma detalhada.</w:t>
      </w:r>
    </w:p>
    <w:p w:rsidR="005B0964" w:rsidRDefault="005B0964" w:rsidP="00FC667E">
      <w:pPr>
        <w:pStyle w:val="PargrafodaLista"/>
      </w:pPr>
    </w:p>
    <w:p w:rsidR="005B0964" w:rsidRDefault="005B0964" w:rsidP="001A146F">
      <w:r>
        <w:t>A data limite de entrega da versão final em 19 de Setembro de 2015 tem subjacente a inscrição em época</w:t>
      </w:r>
      <w:r w:rsidR="001A146F">
        <w:t xml:space="preserve"> </w:t>
      </w:r>
      <w:r>
        <w:t>especial. Não se verificando esta situação, a data limite de entrega é em 25 de Julho de 2015.</w:t>
      </w:r>
      <w:r w:rsidR="001A146F">
        <w:t xml:space="preserve"> </w:t>
      </w:r>
      <w:r>
        <w:t>O júri de cada projecto é constituído por indicação do respectivo orientador, até 25 de Maio de 2015. A</w:t>
      </w:r>
      <w:r w:rsidR="001A146F">
        <w:t xml:space="preserve"> </w:t>
      </w:r>
      <w:r>
        <w:t>avaliação da versão beta será real</w:t>
      </w:r>
      <w:r w:rsidR="001A146F">
        <w:t>izada até 29 de Junho de 2015.</w:t>
      </w:r>
    </w:p>
    <w:p w:rsidR="005B0964" w:rsidRDefault="005B0964" w:rsidP="00FC667E">
      <w:pPr>
        <w:pStyle w:val="PargrafodaLista"/>
      </w:pPr>
    </w:p>
    <w:p w:rsidR="005B0964" w:rsidRDefault="005B0964" w:rsidP="001A146F">
      <w:r>
        <w:t>A discussão da versão final do projecto é pública e inclui até 30 minutos de apresentação e demonstração</w:t>
      </w:r>
      <w:r w:rsidR="001A146F">
        <w:t xml:space="preserve"> </w:t>
      </w:r>
      <w:r>
        <w:t>seguidos de discussão até ao máximo de 120 minutos de duração total da prova (40 e 150 minutos,</w:t>
      </w:r>
      <w:r w:rsidR="001A146F">
        <w:t xml:space="preserve"> </w:t>
      </w:r>
      <w:r>
        <w:t>respectivamente, quando o grupo tem três estudantes, e, 20 e 90 minutos quando o trabalho é individual). O</w:t>
      </w:r>
      <w:r w:rsidR="001A146F">
        <w:t xml:space="preserve"> </w:t>
      </w:r>
      <w:r>
        <w:t>júri da prova é proposto pelo orientador do projecto, tem pelo menos três elementos e inclui o arguente, o</w:t>
      </w:r>
      <w:r w:rsidR="001A146F">
        <w:t xml:space="preserve"> </w:t>
      </w:r>
      <w:r>
        <w:t>orientador e um docente de Projecto e Seminário (podendo este, em caso de impedimento, delegar num</w:t>
      </w:r>
      <w:r w:rsidR="001A146F">
        <w:t xml:space="preserve"> </w:t>
      </w:r>
      <w:r>
        <w:t>docente da área departamental). As deliberações do júri sã</w:t>
      </w:r>
      <w:r w:rsidR="001A146F">
        <w:t>o tomadas por maioria simples.</w:t>
      </w:r>
    </w:p>
    <w:p w:rsidR="005B0964" w:rsidRDefault="005B0964" w:rsidP="00FC667E">
      <w:pPr>
        <w:pStyle w:val="PargrafodaLista"/>
      </w:pPr>
    </w:p>
    <w:p w:rsidR="005B0964" w:rsidRDefault="005B0964" w:rsidP="001A146F">
      <w:r>
        <w:t>A melhoria de classificação, se realizada no semestre de Inverno seguinte, terá por base trabalho adicional e</w:t>
      </w:r>
      <w:r w:rsidR="001A146F">
        <w:t xml:space="preserve"> </w:t>
      </w:r>
      <w:r>
        <w:t>discussão oral avaliados pelo mesmo júri. Quando realizada noutro semestre, envolve a realização de novo</w:t>
      </w:r>
      <w:r w:rsidR="001A146F">
        <w:t xml:space="preserve"> projecto.</w:t>
      </w:r>
    </w:p>
    <w:p w:rsidR="005B0964" w:rsidRDefault="005B0964" w:rsidP="00FC667E">
      <w:pPr>
        <w:pStyle w:val="PargrafodaLista"/>
      </w:pPr>
    </w:p>
    <w:p w:rsidR="005B0964" w:rsidRDefault="005B0964" w:rsidP="00C03BCF">
      <w:r>
        <w:t>A coordenação global dos projectos e dos seminários é feita pelos docentes de Projecto e Seminário, de</w:t>
      </w:r>
      <w:r w:rsidR="00C03BCF">
        <w:t xml:space="preserve"> </w:t>
      </w:r>
      <w:r>
        <w:t>acordo com as orientações definidas pela comissão coordenadora do curso. No sítio desta unidade curricular,</w:t>
      </w:r>
      <w:r w:rsidR="00C03BCF">
        <w:t xml:space="preserve"> </w:t>
      </w:r>
      <w:r>
        <w:t>é mantida a informação relevante, incluindo prazos, calendário dos seminários, estado dos projectos e</w:t>
      </w:r>
      <w:r w:rsidR="00C03BCF">
        <w:t xml:space="preserve"> </w:t>
      </w:r>
      <w:r>
        <w:t>estudantes e orientadores envolvidos. No final de cada ano lectivo, o regente elabora e apresenta à comissão</w:t>
      </w:r>
      <w:r w:rsidR="00C03BCF">
        <w:t xml:space="preserve"> </w:t>
      </w:r>
      <w:r>
        <w:t>coordenadora do curso um relatório sucinto sobre o funcionamento da unidade curricular. Em cada ano</w:t>
      </w:r>
      <w:r w:rsidR="00C03BCF">
        <w:t xml:space="preserve"> </w:t>
      </w:r>
      <w:r>
        <w:t>lectivo são identificados os melhores projectos para promover a sua divulgação pública.</w:t>
      </w:r>
    </w:p>
    <w:p w:rsidR="00DD3CDE" w:rsidRDefault="00DD3CDE">
      <w:pPr>
        <w:spacing w:after="200" w:line="276" w:lineRule="auto"/>
        <w:jc w:val="left"/>
      </w:pPr>
      <w:r>
        <w:br w:type="page"/>
      </w:r>
    </w:p>
    <w:p w:rsidR="005B0964" w:rsidRDefault="005B0964" w:rsidP="00FC667E">
      <w:pPr>
        <w:pStyle w:val="PargrafodaLista"/>
      </w:pPr>
    </w:p>
    <w:p w:rsidR="005B0964" w:rsidRDefault="00C03BCF" w:rsidP="003B310E">
      <w:pPr>
        <w:pStyle w:val="Cabealho1"/>
        <w:numPr>
          <w:ilvl w:val="0"/>
          <w:numId w:val="37"/>
        </w:numPr>
      </w:pPr>
      <w:bookmarkStart w:id="1164" w:name="_Toc512102646"/>
      <w:r>
        <w:t>Conclusões</w:t>
      </w:r>
      <w:bookmarkEnd w:id="1164"/>
    </w:p>
    <w:p w:rsidR="005B0964" w:rsidRDefault="005B0964" w:rsidP="00C03BCF">
      <w:r>
        <w:t>Neste trabalho tratou-se o problema. Foi formulada a solução que assenta nos princípios de boas práticas aprendidos ao longo do curso.</w:t>
      </w:r>
    </w:p>
    <w:p w:rsidR="005B0964" w:rsidRDefault="005B0964" w:rsidP="00FC667E">
      <w:pPr>
        <w:pStyle w:val="PargrafodaLista"/>
      </w:pPr>
    </w:p>
    <w:p w:rsidR="005B0964" w:rsidRDefault="005B0964" w:rsidP="00FC667E">
      <w:pPr>
        <w:pStyle w:val="PargrafodaLista"/>
      </w:pPr>
      <w:r>
        <w:t>A solução obtida atingiu resultados satisfatórios.</w:t>
      </w:r>
    </w:p>
    <w:p w:rsidR="0057240C" w:rsidRDefault="0057240C" w:rsidP="00FC667E">
      <w:pPr>
        <w:pStyle w:val="PargrafodaLista"/>
      </w:pPr>
    </w:p>
    <w:p w:rsidR="00DD3CDE" w:rsidRDefault="00DD3CDE" w:rsidP="00FC667E">
      <w:pPr>
        <w:pStyle w:val="PargrafodaLista"/>
      </w:pPr>
    </w:p>
    <w:p w:rsidR="00DD3CDE" w:rsidRDefault="00DD3CDE">
      <w:pPr>
        <w:spacing w:after="200" w:line="276" w:lineRule="auto"/>
        <w:jc w:val="left"/>
      </w:pPr>
      <w:r>
        <w:br w:type="page"/>
      </w:r>
    </w:p>
    <w:p w:rsidR="00AD7B7C" w:rsidRDefault="00AD7B7C">
      <w:pPr>
        <w:spacing w:after="200" w:line="276" w:lineRule="auto"/>
        <w:jc w:val="left"/>
      </w:pPr>
    </w:p>
    <w:bookmarkStart w:id="1165" w:name="_Toc512102647" w:displacedByCustomXml="next"/>
    <w:sdt>
      <w:sdtPr>
        <w:rPr>
          <w:rFonts w:eastAsiaTheme="minorHAnsi" w:cstheme="minorBidi"/>
          <w:b w:val="0"/>
          <w:bCs w:val="0"/>
          <w:sz w:val="22"/>
          <w:szCs w:val="22"/>
        </w:rPr>
        <w:id w:val="-2129065210"/>
        <w:docPartObj>
          <w:docPartGallery w:val="Bibliographies"/>
          <w:docPartUnique/>
        </w:docPartObj>
      </w:sdtPr>
      <w:sdtEndPr/>
      <w:sdtContent>
        <w:p w:rsidR="00AD7B7C" w:rsidRDefault="00AD7B7C">
          <w:pPr>
            <w:pStyle w:val="Cabealho1"/>
          </w:pPr>
          <w:r>
            <w:t>Referências</w:t>
          </w:r>
          <w:bookmarkEnd w:id="1165"/>
        </w:p>
        <w:p w:rsidR="008E1176" w:rsidRDefault="00AD7B7C" w:rsidP="00C24EE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Ind w:w="444" w:type="dxa"/>
            <w:tblCellMar>
              <w:top w:w="15" w:type="dxa"/>
              <w:left w:w="15" w:type="dxa"/>
              <w:bottom w:w="15" w:type="dxa"/>
              <w:right w:w="15" w:type="dxa"/>
            </w:tblCellMar>
            <w:tblLook w:val="04A0" w:firstRow="1" w:lastRow="0" w:firstColumn="1" w:lastColumn="0" w:noHBand="0" w:noVBand="1"/>
          </w:tblPr>
          <w:tblGrid>
            <w:gridCol w:w="332"/>
            <w:gridCol w:w="66"/>
            <w:gridCol w:w="8415"/>
          </w:tblGrid>
          <w:tr w:rsidR="008E1176" w:rsidTr="008E1176">
            <w:trPr>
              <w:divId w:val="607397363"/>
              <w:tblCellSpacing w:w="15" w:type="dxa"/>
            </w:trPr>
            <w:tc>
              <w:tcPr>
                <w:tcW w:w="163" w:type="pct"/>
                <w:hideMark/>
              </w:tcPr>
              <w:p w:rsidR="008E1176" w:rsidRDefault="008E1176">
                <w:pPr>
                  <w:pStyle w:val="Bibliografia"/>
                  <w:rPr>
                    <w:noProof/>
                    <w:sz w:val="24"/>
                    <w:szCs w:val="24"/>
                  </w:rPr>
                </w:pPr>
                <w:r>
                  <w:rPr>
                    <w:noProof/>
                  </w:rPr>
                  <w:t xml:space="preserve">[1]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Mind Source, “Portal de Emprego,” Mind Source, [Online]. Available: https://emprego.mindsource.pt/.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[2]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Randstrand, “My Profile,” Randstrand, [Online]. Available: https://myprofile.randstad.pt/.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[3]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LinkedIn Corporation, “LinkeId,” LinkedIn Corporation, 05 Maio 2003. </w:t>
                </w:r>
                <w:r>
                  <w:rPr>
                    <w:noProof/>
                  </w:rPr>
                  <w:t>[Online]. Available: https://pt.linkedin.com/. [Acedido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[4]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ITJobs Portugal, “ITJobs,” ITJobs Portugal, [Online]. Available: https://www.itjobs.pt/.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[5]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OutSystems, “OutSystems Architecture,” OutSystems, [Online]. Available: https://success.outsystems.com/Evaluation/Architecture/2_OutSystems_Platform_architecture. </w:t>
                </w:r>
                <w:r>
                  <w:rPr>
                    <w:noProof/>
                  </w:rPr>
                  <w:t>[Acedido em Abril 2018].</w:t>
                </w:r>
              </w:p>
            </w:tc>
          </w:tr>
        </w:tbl>
        <w:p w:rsidR="008E1176" w:rsidRDefault="008E1176">
          <w:pPr>
            <w:divId w:val="607397363"/>
            <w:rPr>
              <w:rFonts w:eastAsia="Times New Roman"/>
              <w:noProof/>
            </w:rPr>
          </w:pPr>
        </w:p>
        <w:p w:rsidR="00AD7B7C" w:rsidRDefault="00AD7B7C" w:rsidP="00C24EE9">
          <w:r>
            <w:rPr>
              <w:b/>
              <w:bCs/>
            </w:rPr>
            <w:fldChar w:fldCharType="end"/>
          </w:r>
        </w:p>
      </w:sdtContent>
    </w:sdt>
    <w:p w:rsidR="00AD7B7C" w:rsidRDefault="00AD7B7C">
      <w:pPr>
        <w:spacing w:after="200" w:line="276" w:lineRule="auto"/>
        <w:jc w:val="left"/>
      </w:pPr>
    </w:p>
    <w:p w:rsidR="00093F3E" w:rsidRDefault="00093F3E">
      <w:pPr>
        <w:spacing w:after="200" w:line="276" w:lineRule="auto"/>
        <w:jc w:val="left"/>
        <w:rPr>
          <w:rFonts w:eastAsiaTheme="majorEastAsia" w:cstheme="majorBidi"/>
          <w:b/>
          <w:bCs/>
          <w:sz w:val="40"/>
          <w:szCs w:val="28"/>
        </w:rPr>
      </w:pPr>
      <w:r>
        <w:br w:type="page"/>
      </w:r>
    </w:p>
    <w:p w:rsidR="0057240C" w:rsidRPr="000C0D6E" w:rsidRDefault="00D971BC" w:rsidP="000C0D6E">
      <w:pPr>
        <w:pStyle w:val="Cabealho1"/>
      </w:pPr>
      <w:bookmarkStart w:id="1166" w:name="_Toc512102648"/>
      <w:r w:rsidRPr="000C0D6E">
        <w:lastRenderedPageBreak/>
        <w:t xml:space="preserve">A.1 </w:t>
      </w:r>
      <w:r w:rsidR="0057240C" w:rsidRPr="000C0D6E">
        <w:t>Diagrama</w:t>
      </w:r>
      <w:r w:rsidRPr="000C0D6E">
        <w:t>s da Aplicação</w:t>
      </w:r>
      <w:bookmarkEnd w:id="1166"/>
    </w:p>
    <w:p w:rsidR="0057240C" w:rsidRDefault="0057240C" w:rsidP="00FC667E">
      <w:pPr>
        <w:pStyle w:val="PargrafodaLista"/>
      </w:pPr>
    </w:p>
    <w:p w:rsidR="0057240C" w:rsidRDefault="0057240C" w:rsidP="000C0D6E">
      <w:r>
        <w:t>Estamos no início do anexo 1. Nalguns casos, é conveniente colocar anexos de forma</w:t>
      </w:r>
      <w:r w:rsidR="000C0D6E">
        <w:t xml:space="preserve"> </w:t>
      </w:r>
      <w:r>
        <w:t xml:space="preserve">a complementar os resultados. Por vezes, em casos excepcionais devido à sua dimensão, as figuras têm </w:t>
      </w:r>
      <w:r w:rsidR="00D971BC">
        <w:t xml:space="preserve"> </w:t>
      </w:r>
      <w:r>
        <w:t>que ser apresentadas de forma a ocupar toda a página, na forma de paisagem</w:t>
      </w:r>
      <w:r w:rsidR="00D971BC">
        <w:t xml:space="preserve"> (</w:t>
      </w:r>
      <w:r w:rsidRPr="000C0D6E">
        <w:rPr>
          <w:i/>
        </w:rPr>
        <w:t>landscape</w:t>
      </w:r>
      <w:r>
        <w:t>). Podemos fazer isso da forma que se apresenta na figura</w:t>
      </w:r>
      <w:r w:rsidR="00217F15">
        <w:t xml:space="preserve"> 3</w:t>
      </w:r>
      <w:r>
        <w:t>.</w:t>
      </w:r>
    </w:p>
    <w:p w:rsidR="00D971BC" w:rsidRDefault="00D971BC">
      <w:pPr>
        <w:spacing w:after="200" w:line="276" w:lineRule="auto"/>
        <w:jc w:val="left"/>
        <w:rPr>
          <w:rFonts w:eastAsiaTheme="majorEastAsia" w:cstheme="majorBidi"/>
          <w:b/>
          <w:bCs/>
          <w:sz w:val="40"/>
          <w:szCs w:val="28"/>
        </w:rPr>
      </w:pPr>
    </w:p>
    <w:p w:rsidR="00D971BC" w:rsidRDefault="00D971BC">
      <w:pPr>
        <w:spacing w:after="200" w:line="276" w:lineRule="auto"/>
        <w:jc w:val="left"/>
        <w:rPr>
          <w:rFonts w:eastAsiaTheme="majorEastAsia" w:cstheme="majorBidi"/>
          <w:b/>
          <w:bCs/>
          <w:sz w:val="40"/>
          <w:szCs w:val="28"/>
        </w:rPr>
      </w:pPr>
      <w:r>
        <w:rPr>
          <w:rFonts w:eastAsiaTheme="majorEastAsia" w:cstheme="majorBidi"/>
          <w:b/>
          <w:bCs/>
          <w:sz w:val="40"/>
          <w:szCs w:val="28"/>
        </w:rPr>
        <w:br w:type="page"/>
      </w:r>
    </w:p>
    <w:p w:rsidR="00D971BC" w:rsidRDefault="00D971BC" w:rsidP="00FC667E">
      <w:pPr>
        <w:pStyle w:val="PargrafodaLista"/>
        <w:rPr>
          <w:rFonts w:eastAsiaTheme="majorEastAsia" w:cstheme="majorBidi"/>
          <w:b/>
          <w:bCs/>
          <w:sz w:val="40"/>
          <w:szCs w:val="28"/>
        </w:rPr>
      </w:pPr>
    </w:p>
    <w:p w:rsidR="00796B7C" w:rsidRDefault="00796B7C">
      <w:pPr>
        <w:spacing w:after="200" w:line="276" w:lineRule="auto"/>
        <w:jc w:val="left"/>
        <w:rPr>
          <w:rFonts w:eastAsiaTheme="majorEastAsia" w:cstheme="majorBidi"/>
          <w:b/>
          <w:bCs/>
          <w:sz w:val="40"/>
          <w:szCs w:val="28"/>
        </w:rPr>
      </w:pPr>
      <w:r>
        <w:br w:type="page"/>
      </w:r>
    </w:p>
    <w:p w:rsidR="0057240C" w:rsidRDefault="00D971BC" w:rsidP="000C0D6E">
      <w:pPr>
        <w:pStyle w:val="Cabealho1"/>
      </w:pPr>
      <w:bookmarkStart w:id="1167" w:name="_Toc512102649"/>
      <w:r>
        <w:lastRenderedPageBreak/>
        <w:t xml:space="preserve">A.2 </w:t>
      </w:r>
      <w:r w:rsidR="0057240C" w:rsidRPr="00D971BC">
        <w:t>Modelos de dados</w:t>
      </w:r>
      <w:bookmarkEnd w:id="1167"/>
    </w:p>
    <w:p w:rsidR="0057240C" w:rsidRDefault="0057240C" w:rsidP="00FC667E">
      <w:pPr>
        <w:pStyle w:val="PargrafodaLista"/>
      </w:pPr>
      <w:r>
        <w:t xml:space="preserve">Estamos no início do anexo 2. </w:t>
      </w:r>
    </w:p>
    <w:p w:rsidR="0057240C" w:rsidRDefault="0057240C" w:rsidP="00FC667E">
      <w:pPr>
        <w:pStyle w:val="PargrafodaLista"/>
      </w:pPr>
    </w:p>
    <w:p w:rsidR="006E03CD" w:rsidRDefault="006E03CD" w:rsidP="00FC667E">
      <w:pPr>
        <w:pStyle w:val="PargrafodaLista"/>
      </w:pPr>
    </w:p>
    <w:p w:rsidR="001649B4" w:rsidRDefault="006E03CD" w:rsidP="001649B4">
      <w:pPr>
        <w:ind w:firstLine="284"/>
      </w:pPr>
      <w:r>
        <w:t xml:space="preserve">O </w:t>
      </w:r>
      <w:r>
        <w:rPr>
          <w:i/>
        </w:rPr>
        <w:t>relatório</w:t>
      </w:r>
      <w:r>
        <w:t xml:space="preserve"> é um resumo do projecto global. </w:t>
      </w:r>
      <w:r w:rsidR="00EB21C4" w:rsidRPr="00EB21C4">
        <w:t>Apenas como referência, é expectável cerca de 30 a 40 páginas A4 não devendo exceder 50 páginas.</w:t>
      </w:r>
      <w:r>
        <w:t xml:space="preserve">. A estrutura deve ser discutida e aceite pelo orientador. </w:t>
      </w:r>
      <w:r w:rsidR="001649B4" w:rsidRPr="001649B4">
        <w:t>Os capítulos apresentados devem ter, em geral, a seguinte organização:</w:t>
      </w:r>
    </w:p>
    <w:p w:rsidR="001649B4" w:rsidRDefault="001649B4" w:rsidP="001649B4">
      <w:pPr>
        <w:ind w:firstLine="284"/>
      </w:pPr>
    </w:p>
    <w:p w:rsidR="006E03CD" w:rsidRDefault="006E03CD" w:rsidP="006E03CD">
      <w:pPr>
        <w:ind w:firstLine="284"/>
        <w:rPr>
          <w:b/>
        </w:rPr>
      </w:pPr>
      <w:r>
        <w:rPr>
          <w:b/>
        </w:rPr>
        <w:t>Capítulo 1</w:t>
      </w:r>
      <w:r>
        <w:t xml:space="preserve"> — Introdução</w:t>
      </w:r>
    </w:p>
    <w:p w:rsidR="006E03CD" w:rsidRDefault="006E03CD" w:rsidP="006E03CD">
      <w:pPr>
        <w:ind w:left="284"/>
      </w:pPr>
      <w:r>
        <w:t>Enquadramento do trabalho, metas, objectivos e especificações do projecto e resumo da solução. Concluir com a descrição breve dos restantes capítulos.</w:t>
      </w:r>
    </w:p>
    <w:p w:rsidR="001649B4" w:rsidRDefault="001649B4" w:rsidP="006E03CD">
      <w:pPr>
        <w:ind w:firstLine="284"/>
        <w:rPr>
          <w:b/>
        </w:rPr>
      </w:pPr>
    </w:p>
    <w:p w:rsidR="006E03CD" w:rsidRDefault="006E03CD" w:rsidP="006E03CD">
      <w:pPr>
        <w:ind w:firstLine="284"/>
        <w:rPr>
          <w:b/>
        </w:rPr>
      </w:pPr>
      <w:r>
        <w:rPr>
          <w:b/>
        </w:rPr>
        <w:t>Capítulo 2</w:t>
      </w:r>
      <w:r>
        <w:t xml:space="preserve"> — Formulação do problema</w:t>
      </w:r>
    </w:p>
    <w:p w:rsidR="006E03CD" w:rsidRDefault="006E03CD" w:rsidP="006E03CD">
      <w:pPr>
        <w:ind w:firstLine="284"/>
      </w:pPr>
      <w:r>
        <w:t xml:space="preserve">Introdução dos conhecimentos necessários para entendimento do trabalho, estabelecimento de terminologia e descrição detalhada do problema e do seu contexto. Síntese de abordagens anteriores do problema, caso existam, indicando as razões porque são insatisfatórias. </w:t>
      </w:r>
    </w:p>
    <w:p w:rsidR="001649B4" w:rsidRDefault="001649B4" w:rsidP="006E03CD">
      <w:pPr>
        <w:ind w:firstLine="284"/>
        <w:rPr>
          <w:b/>
        </w:rPr>
      </w:pPr>
    </w:p>
    <w:p w:rsidR="006E03CD" w:rsidRDefault="006E03CD" w:rsidP="006E03CD">
      <w:pPr>
        <w:ind w:firstLine="284"/>
      </w:pPr>
      <w:r>
        <w:rPr>
          <w:b/>
        </w:rPr>
        <w:t>Capítulo 3</w:t>
      </w:r>
      <w:r>
        <w:t xml:space="preserve"> — Grande ideia 1</w:t>
      </w:r>
    </w:p>
    <w:p w:rsidR="006E03CD" w:rsidRDefault="006E03CD" w:rsidP="006E03CD">
      <w:pPr>
        <w:ind w:firstLine="284"/>
      </w:pPr>
      <w:r>
        <w:t>Este capítulo pode ser subdividido em secções, designadamente:</w:t>
      </w:r>
    </w:p>
    <w:p w:rsidR="006E03CD" w:rsidRDefault="006E03CD" w:rsidP="006E03CD">
      <w:pPr>
        <w:numPr>
          <w:ilvl w:val="0"/>
          <w:numId w:val="6"/>
        </w:numPr>
        <w:spacing w:line="240" w:lineRule="auto"/>
      </w:pPr>
      <w:r>
        <w:t>Introdução: descrição da abordagem do problema e da metodologia utilizada; identificação das tarefas;</w:t>
      </w:r>
    </w:p>
    <w:p w:rsidR="006E03CD" w:rsidRDefault="006E03CD" w:rsidP="006E03CD">
      <w:pPr>
        <w:numPr>
          <w:ilvl w:val="0"/>
          <w:numId w:val="6"/>
        </w:numPr>
        <w:spacing w:line="240" w:lineRule="auto"/>
      </w:pPr>
      <w:r>
        <w:t>Elenco das características / Análise do problema: especificações, constrições, ferramenta de análise, etc</w:t>
      </w:r>
      <w:r>
        <w:rPr>
          <w:i/>
        </w:rPr>
        <w:t>.</w:t>
      </w:r>
    </w:p>
    <w:p w:rsidR="006E03CD" w:rsidRDefault="006E03CD" w:rsidP="006E03CD">
      <w:pPr>
        <w:numPr>
          <w:ilvl w:val="0"/>
          <w:numId w:val="6"/>
        </w:numPr>
        <w:spacing w:line="240" w:lineRule="auto"/>
      </w:pPr>
      <w:r>
        <w:t>Projecto: modelo para resolução do problema;</w:t>
      </w:r>
    </w:p>
    <w:p w:rsidR="006E03CD" w:rsidRDefault="006E03CD" w:rsidP="006E03CD">
      <w:pPr>
        <w:numPr>
          <w:ilvl w:val="0"/>
          <w:numId w:val="6"/>
        </w:numPr>
        <w:spacing w:line="240" w:lineRule="auto"/>
      </w:pPr>
      <w:r>
        <w:t xml:space="preserve">Implementação: a implementação do modelo como sistema computacional; descrição concisa do </w:t>
      </w:r>
      <w:r>
        <w:rPr>
          <w:i/>
        </w:rPr>
        <w:t>hardware</w:t>
      </w:r>
      <w:r>
        <w:t xml:space="preserve"> e do </w:t>
      </w:r>
      <w:r>
        <w:rPr>
          <w:i/>
        </w:rPr>
        <w:t>software</w:t>
      </w:r>
      <w:r>
        <w:t>; dificuldades e contradições encontradas e sua resolução;</w:t>
      </w:r>
    </w:p>
    <w:p w:rsidR="006E03CD" w:rsidRDefault="006E03CD" w:rsidP="006E03CD">
      <w:pPr>
        <w:numPr>
          <w:ilvl w:val="0"/>
          <w:numId w:val="6"/>
        </w:numPr>
        <w:spacing w:line="240" w:lineRule="auto"/>
      </w:pPr>
      <w:r>
        <w:t>Avaliação: testes realizados e resultados experimentais (quando possível, o objectivo, a montagem e o método usado devem ser brevemente descritos); análise crítica dos resultados.</w:t>
      </w:r>
    </w:p>
    <w:p w:rsidR="006E03CD" w:rsidRDefault="006E03CD" w:rsidP="006E03CD">
      <w:pPr>
        <w:ind w:firstLine="284"/>
      </w:pPr>
      <w:r>
        <w:t>…</w:t>
      </w:r>
    </w:p>
    <w:p w:rsidR="006E03CD" w:rsidRDefault="006E03CD" w:rsidP="006E03CD">
      <w:pPr>
        <w:ind w:firstLine="284"/>
      </w:pPr>
      <w:r>
        <w:rPr>
          <w:b/>
        </w:rPr>
        <w:t>Capítulo k+2</w:t>
      </w:r>
      <w:r>
        <w:t xml:space="preserve"> — Grande ideia k</w:t>
      </w:r>
    </w:p>
    <w:p w:rsidR="001649B4" w:rsidRDefault="001649B4" w:rsidP="006E03CD">
      <w:pPr>
        <w:ind w:left="284"/>
        <w:rPr>
          <w:b/>
        </w:rPr>
      </w:pPr>
    </w:p>
    <w:p w:rsidR="006E03CD" w:rsidRDefault="006E03CD" w:rsidP="006E03CD">
      <w:pPr>
        <w:ind w:left="284"/>
      </w:pPr>
      <w:r>
        <w:rPr>
          <w:b/>
        </w:rPr>
        <w:t>Capítulo k+3</w:t>
      </w:r>
      <w:r>
        <w:t xml:space="preserve"> — Conclusões</w:t>
      </w:r>
    </w:p>
    <w:p w:rsidR="006E03CD" w:rsidRDefault="006E03CD" w:rsidP="006E03CD">
      <w:pPr>
        <w:ind w:firstLine="284"/>
      </w:pPr>
      <w:r>
        <w:t>Recapitulação do trabalho desenvolvido. Referir claramente as observações e conclusões importantes. Discussão de ideias e recomendações para trabalho futuro.</w:t>
      </w:r>
    </w:p>
    <w:p w:rsidR="006E03CD" w:rsidRDefault="006E03CD" w:rsidP="006E03CD">
      <w:pPr>
        <w:ind w:left="284"/>
        <w:rPr>
          <w:b/>
        </w:rPr>
      </w:pPr>
      <w:r>
        <w:rPr>
          <w:b/>
        </w:rPr>
        <w:t>Referências</w:t>
      </w:r>
    </w:p>
    <w:p w:rsidR="001A658A" w:rsidRPr="007F2767" w:rsidRDefault="001A658A" w:rsidP="001A658A">
      <w:pPr>
        <w:tabs>
          <w:tab w:val="left" w:pos="2127"/>
        </w:tabs>
        <w:spacing w:before="120" w:after="120"/>
      </w:pPr>
      <w:r>
        <w:rPr>
          <w:b/>
        </w:rPr>
        <w:t>Anexos</w:t>
      </w:r>
    </w:p>
    <w:p w:rsidR="006E03CD" w:rsidRPr="001A658A" w:rsidRDefault="006E03CD" w:rsidP="001A658A">
      <w:pPr>
        <w:keepNext/>
        <w:keepLines/>
        <w:ind w:left="284"/>
        <w:rPr>
          <w:b/>
        </w:rPr>
      </w:pPr>
      <w:r>
        <w:lastRenderedPageBreak/>
        <w:t xml:space="preserve">Os </w:t>
      </w:r>
      <w:r w:rsidR="001A658A">
        <w:t>anexos d</w:t>
      </w:r>
      <w:r>
        <w:t xml:space="preserve">evem incluir as partes importantes do </w:t>
      </w:r>
      <w:del w:id="1168" w:author="Rui" w:date="2018-04-22T17:29:00Z">
        <w:r w:rsidDel="00D5784C">
          <w:rPr>
            <w:i/>
          </w:rPr>
          <w:delText>dossier</w:delText>
        </w:r>
      </w:del>
      <w:ins w:id="1169" w:author="Rui" w:date="2018-04-22T17:29:00Z">
        <w:r w:rsidR="00D5784C">
          <w:rPr>
            <w:i/>
          </w:rPr>
          <w:t>dossiê</w:t>
        </w:r>
      </w:ins>
      <w:r>
        <w:rPr>
          <w:i/>
        </w:rPr>
        <w:t xml:space="preserve"> do projecto</w:t>
      </w:r>
      <w:r>
        <w:t xml:space="preserve">. O seu conteúdo depende da natureza do projecto, mas, em geral, pode incluir: listagem de programas, resultados de testes de </w:t>
      </w:r>
      <w:r>
        <w:rPr>
          <w:i/>
        </w:rPr>
        <w:t>software</w:t>
      </w:r>
      <w:r>
        <w:t xml:space="preserve">, exemplos de ecrãs de interface com o utilizador, esquemas dos circuitos, listagem de componentes, </w:t>
      </w:r>
      <w:r>
        <w:rPr>
          <w:i/>
        </w:rPr>
        <w:t>data sheets</w:t>
      </w:r>
      <w:r>
        <w:t xml:space="preserve"> críticos, resultados de testes de </w:t>
      </w:r>
      <w:r>
        <w:rPr>
          <w:i/>
        </w:rPr>
        <w:t>hardware</w:t>
      </w:r>
      <w:r>
        <w:t xml:space="preserve">, desenhos mecânicos, análise económica, etc. (quando realizável, o </w:t>
      </w:r>
      <w:r>
        <w:rPr>
          <w:i/>
        </w:rPr>
        <w:t>relatório</w:t>
      </w:r>
      <w:r>
        <w:t xml:space="preserve"> deve ser acompanhado da cópia do código, bibliotecas, etc. em suporte </w:t>
      </w:r>
      <w:r w:rsidR="001A658A">
        <w:t>electrónico</w:t>
      </w:r>
      <w:r>
        <w:t>).</w:t>
      </w:r>
    </w:p>
    <w:p w:rsidR="006E03CD" w:rsidRDefault="006E03CD" w:rsidP="006E03CD">
      <w:pPr>
        <w:ind w:firstLine="284"/>
      </w:pPr>
    </w:p>
    <w:p w:rsidR="006E03CD" w:rsidRDefault="006E03CD" w:rsidP="006E03CD">
      <w:pPr>
        <w:ind w:firstLine="284"/>
        <w:rPr>
          <w:b/>
        </w:rPr>
      </w:pPr>
      <w:r>
        <w:rPr>
          <w:b/>
        </w:rPr>
        <w:t>Mais algumas dicas…</w:t>
      </w:r>
    </w:p>
    <w:p w:rsidR="006E03CD" w:rsidRDefault="006E03CD" w:rsidP="006E03CD">
      <w:pPr>
        <w:spacing w:before="120"/>
        <w:ind w:firstLine="284"/>
      </w:pPr>
      <w:r>
        <w:t>O júri para avaliação do projecto final de curso apreciará o projecto, a sua demonstração e o respectivo relatório final (valorizando a escrita enquanto forma de divulgação de conhecimento). O relatório, depois de aceite e discutido, ficará disponível na biblioteca do departamento, para consulta.</w:t>
      </w:r>
    </w:p>
    <w:p w:rsidR="006E03CD" w:rsidRDefault="006E03CD" w:rsidP="006E03CD">
      <w:pPr>
        <w:spacing w:before="120"/>
        <w:ind w:firstLine="284"/>
      </w:pPr>
      <w:r>
        <w:t>O relatório deve ser auto-suficiente, isto é, o professor ou qualquer aluno finalista deve ficar apto a perceber o trabalho que realizou sem ter de ir à biblioteca ler os artigos originais.</w:t>
      </w:r>
    </w:p>
    <w:p w:rsidR="006E03CD" w:rsidRDefault="006E03CD" w:rsidP="006E03CD">
      <w:pPr>
        <w:spacing w:before="120"/>
        <w:ind w:firstLine="284"/>
      </w:pPr>
      <w:r>
        <w:t xml:space="preserve">Não escreva para o orientador, conhecedor de todo o detalhe, ou para um principiante. Tente escrever para uma audiência constituída por estudantes finalistas. Mantenha em mente o nível de conhecimentos do leitor a que se dirige. O relatório será uma base de trabalho para estudantes em circunstâncias semelhantes. Não dificulte o trabalho do leitor nem o faça estúpido (obviamente, …). Também é impossível ser totalmente claro. Evite afirmações dogmáticas (exemplo: "O </w:t>
      </w:r>
      <w:r w:rsidRPr="000514DD">
        <w:rPr>
          <w:i/>
        </w:rPr>
        <w:t>software</w:t>
      </w:r>
      <w:r>
        <w:t xml:space="preserve"> é a parte mais importante do computador.").</w:t>
      </w:r>
    </w:p>
    <w:p w:rsidR="006E03CD" w:rsidRDefault="006E03CD" w:rsidP="006E03CD">
      <w:pPr>
        <w:spacing w:before="120"/>
        <w:ind w:firstLine="284"/>
      </w:pPr>
      <w:r>
        <w:t>O relatório técnico não é uma história: usualmente não segue a cronologia das actividades realizadas. Também não é um romance (atenção à adjectivação). O relatório é um documento formal, feito para descrever os aspectos importantes do trabalho realizado.</w:t>
      </w:r>
    </w:p>
    <w:p w:rsidR="006E03CD" w:rsidRDefault="006E03CD" w:rsidP="006E03CD">
      <w:pPr>
        <w:spacing w:before="120"/>
        <w:ind w:firstLine="284"/>
      </w:pPr>
      <w:r>
        <w:t>Não tente descrever a função de cada componente, por exemplo a frase "O circuito IC2 e os componentes a ele associados formam um amplificador inversor …" é adequada. Contudo, descreva detalhadamente a função de cada componente ou circuito invulgar ou crítico.</w:t>
      </w:r>
    </w:p>
    <w:p w:rsidR="006E03CD" w:rsidRDefault="006E03CD" w:rsidP="006E03CD">
      <w:pPr>
        <w:spacing w:before="120"/>
        <w:ind w:firstLine="284"/>
      </w:pPr>
      <w:r>
        <w:t>As ilustrações (figuras, tabelas, gráficos e exemplos) são auxiliares preciosos para a explicação, mas envolvem muito trabalho. As figuras e as tabelas devem ser legíveis, instrutivas, legendadas e ter título. Os exemplos devem ser suficientemente detalhados para ilustrar o conceito.</w:t>
      </w:r>
    </w:p>
    <w:p w:rsidR="006E03CD" w:rsidRDefault="006E03CD" w:rsidP="006E03CD">
      <w:pPr>
        <w:spacing w:before="120"/>
        <w:ind w:firstLine="284"/>
      </w:pPr>
      <w:r>
        <w:t>O texto deve, pelo menos, ser analisado por um corrector ortográfico: os erros de ortografia são inadmissíveis.</w:t>
      </w:r>
    </w:p>
    <w:p w:rsidR="006E03CD" w:rsidRDefault="006E03CD" w:rsidP="006E03CD">
      <w:pPr>
        <w:spacing w:before="120"/>
        <w:ind w:firstLine="284"/>
      </w:pPr>
      <w:r>
        <w:lastRenderedPageBreak/>
        <w:t>Recomenda-se a leitura de alguns artigos e ou livros bem escritos para adquirir sensibilidade para a arte de escrever. Os artigos premiados em conferência são, normalmente, bons exemplos de escrita.</w:t>
      </w:r>
    </w:p>
    <w:p w:rsidR="006E03CD" w:rsidRDefault="006E03CD" w:rsidP="006E03CD">
      <w:pPr>
        <w:spacing w:before="120"/>
        <w:ind w:firstLine="284"/>
      </w:pPr>
      <w:r>
        <w:t>A escrita do relatório demora sempre mais tempo do que o inicialmente previsto.</w:t>
      </w:r>
    </w:p>
    <w:p w:rsidR="006E03CD" w:rsidRDefault="006E03CD" w:rsidP="006E03CD">
      <w:pPr>
        <w:ind w:firstLine="284"/>
        <w:rPr>
          <w:b/>
        </w:rPr>
      </w:pPr>
    </w:p>
    <w:p w:rsidR="006E03CD" w:rsidRDefault="006E03CD" w:rsidP="006E03CD">
      <w:pPr>
        <w:ind w:firstLine="284"/>
        <w:rPr>
          <w:b/>
        </w:rPr>
      </w:pPr>
      <w:r>
        <w:rPr>
          <w:b/>
        </w:rPr>
        <w:t>Resumo</w:t>
      </w:r>
    </w:p>
    <w:p w:rsidR="006E03CD" w:rsidRDefault="006E03CD" w:rsidP="006E03CD">
      <w:pPr>
        <w:ind w:firstLine="284"/>
      </w:pPr>
      <w:r>
        <w:t>No essencial, a ideia é que tem algo para vender e o “Resumo” é a montra: a mensagem deve ser suficientemente clara e encorajar o cliente a entrar — se ele não a perceber passará ao lado. O resumo inclui: a motivação para o trabalho, como o fez e os resultados principais. Devem ser evitados chavões e palavras longas, as referências são proibidas e não deve utilizar acrónimos. Tenha em conta que o leitor será influenciado quer pela informação contida no resumo quer pela maneira como este está escrito. Não há desculpas para frases curtas ou desligadas, erros de gramática ou erros de sintaxe.</w:t>
      </w:r>
    </w:p>
    <w:p w:rsidR="006E03CD" w:rsidRDefault="006E03CD" w:rsidP="006E03CD">
      <w:pPr>
        <w:ind w:firstLine="284"/>
      </w:pPr>
      <w:r>
        <w:t>Não é fácil escrever um bom resumo.</w:t>
      </w:r>
    </w:p>
    <w:p w:rsidR="006E03CD" w:rsidRDefault="006E03CD" w:rsidP="006E03CD">
      <w:pPr>
        <w:ind w:firstLine="284"/>
        <w:rPr>
          <w:b/>
        </w:rPr>
      </w:pPr>
    </w:p>
    <w:p w:rsidR="006E03CD" w:rsidRDefault="006E03CD" w:rsidP="006E03CD">
      <w:pPr>
        <w:ind w:firstLine="284"/>
        <w:rPr>
          <w:b/>
        </w:rPr>
      </w:pPr>
      <w:r>
        <w:rPr>
          <w:b/>
        </w:rPr>
        <w:t>Introdução</w:t>
      </w:r>
    </w:p>
    <w:p w:rsidR="006E03CD" w:rsidRDefault="006E03CD" w:rsidP="006E03CD">
      <w:pPr>
        <w:ind w:firstLine="284"/>
      </w:pPr>
      <w:r>
        <w:t>Procure dar resposta às seguintes questões: qual é o problema? porque é importante? o que é que outros já fizeram? quais as ideias base da solução apresentada? como está organizado o resto do relatório?</w:t>
      </w:r>
    </w:p>
    <w:p w:rsidR="006E03CD" w:rsidRDefault="006E03CD" w:rsidP="006E03CD">
      <w:pPr>
        <w:ind w:firstLine="284"/>
        <w:rPr>
          <w:b/>
        </w:rPr>
      </w:pPr>
    </w:p>
    <w:p w:rsidR="006E03CD" w:rsidRDefault="006E03CD" w:rsidP="006E03CD">
      <w:pPr>
        <w:ind w:firstLine="284"/>
        <w:rPr>
          <w:b/>
        </w:rPr>
      </w:pPr>
      <w:r>
        <w:rPr>
          <w:b/>
        </w:rPr>
        <w:t>Formulação do problema</w:t>
      </w:r>
    </w:p>
    <w:p w:rsidR="006E03CD" w:rsidRDefault="006E03CD" w:rsidP="006E03CD">
      <w:pPr>
        <w:ind w:firstLine="284"/>
      </w:pPr>
      <w:r>
        <w:t>Defina o problema. Introduza a terminologia. Discuta as propriedades básicas.</w:t>
      </w:r>
    </w:p>
    <w:p w:rsidR="006E03CD" w:rsidRDefault="006E03CD" w:rsidP="006E03CD">
      <w:pPr>
        <w:ind w:firstLine="284"/>
        <w:rPr>
          <w:b/>
        </w:rPr>
      </w:pPr>
    </w:p>
    <w:p w:rsidR="006E03CD" w:rsidRDefault="006E03CD" w:rsidP="006E03CD">
      <w:pPr>
        <w:ind w:firstLine="284"/>
        <w:rPr>
          <w:b/>
        </w:rPr>
      </w:pPr>
      <w:r>
        <w:rPr>
          <w:b/>
        </w:rPr>
        <w:t>Solução do problema</w:t>
      </w:r>
    </w:p>
    <w:p w:rsidR="006E03CD" w:rsidRDefault="006E03CD" w:rsidP="006E03CD">
      <w:pPr>
        <w:ind w:firstLine="284"/>
      </w:pPr>
      <w:r>
        <w:t>Enumere as coi</w:t>
      </w:r>
      <w:smartTag w:uri="urn:schemas-microsoft-com:office:smarttags" w:element="PersonName">
        <w:r>
          <w:t>sas</w:t>
        </w:r>
      </w:smartTag>
      <w:r>
        <w:t xml:space="preserve"> que fez e que considere importantes. Não seja modesto mas também não exagere.</w:t>
      </w:r>
    </w:p>
    <w:p w:rsidR="006E03CD" w:rsidRDefault="006E03CD" w:rsidP="006E03CD">
      <w:pPr>
        <w:ind w:firstLine="284"/>
      </w:pPr>
      <w:r>
        <w:t>A correcta avaliação do projecto é um aspecto crítico.</w:t>
      </w:r>
    </w:p>
    <w:p w:rsidR="006E03CD" w:rsidRDefault="006E03CD" w:rsidP="006E03CD">
      <w:pPr>
        <w:ind w:firstLine="284"/>
        <w:rPr>
          <w:b/>
        </w:rPr>
      </w:pPr>
    </w:p>
    <w:p w:rsidR="006E03CD" w:rsidRDefault="006E03CD" w:rsidP="006E03CD">
      <w:pPr>
        <w:keepNext/>
        <w:keepLines/>
        <w:ind w:firstLine="284"/>
        <w:rPr>
          <w:b/>
        </w:rPr>
      </w:pPr>
      <w:r>
        <w:rPr>
          <w:b/>
        </w:rPr>
        <w:t>Conclusões</w:t>
      </w:r>
    </w:p>
    <w:p w:rsidR="006E03CD" w:rsidRDefault="006E03CD" w:rsidP="006E03CD">
      <w:pPr>
        <w:keepNext/>
        <w:keepLines/>
        <w:ind w:firstLine="284"/>
      </w:pPr>
      <w:r>
        <w:t>Procure dar resposta às seguintes questões: quais, se for caso disso, as lições aprendidas? o que, se algo, foi explicado? em que medida os objectivos foram atingidos? se existe algo que agora faria de forma diferente? quais as vantagens e desvantagens do trabalho realizado face a exemplos da literatura? que ideias para trabalho futuro?</w:t>
      </w:r>
    </w:p>
    <w:p w:rsidR="006E03CD" w:rsidRDefault="006E03CD" w:rsidP="006E03CD">
      <w:pPr>
        <w:ind w:firstLine="284"/>
        <w:rPr>
          <w:b/>
        </w:rPr>
      </w:pPr>
    </w:p>
    <w:p w:rsidR="006E03CD" w:rsidRDefault="006E03CD" w:rsidP="006E03CD">
      <w:pPr>
        <w:keepNext/>
        <w:keepLines/>
        <w:ind w:firstLine="284"/>
        <w:rPr>
          <w:b/>
        </w:rPr>
      </w:pPr>
      <w:r>
        <w:rPr>
          <w:b/>
        </w:rPr>
        <w:lastRenderedPageBreak/>
        <w:t>Referências</w:t>
      </w:r>
    </w:p>
    <w:p w:rsidR="006E03CD" w:rsidRDefault="006E03CD" w:rsidP="006E03CD">
      <w:pPr>
        <w:keepNext/>
        <w:keepLines/>
        <w:ind w:firstLine="284"/>
      </w:pPr>
      <w:r>
        <w:t>A ideia subjacente à referência é que esta poupa papel e que o leitor poderá obter o documento em qualquer biblioteca científica razoável. Assim, é critério essencial referir revistas disponíveis em bibliotecas de instituições de ensino superior ou outras instituições profissionais. Em geral, não é razoável a referência a actas de conferências, dado que estas raramente estão acessíveis em bibliotecas pelo que, para todos os efeitos, estão indisponíveis. As referências a “Comunicações Privadas” são inaceitáveis. A informação dada deve ser sempre suficientemente detalhada por forma a que o leitor possa adquirir a publicação ou consultá-la numa biblioteca. Referências a dissertações de doutoramento ou outras devem indicar a instituição e o seu endereço. Sendo a referência essencial para o trabalho, no caso desta ser difícil de obter, dever-se-á incluir no documento, ou em apêndice, os seus pontos essenciais.</w:t>
      </w:r>
    </w:p>
    <w:p w:rsidR="006E03CD" w:rsidRDefault="006E03CD" w:rsidP="006E03CD">
      <w:pPr>
        <w:ind w:firstLine="284"/>
      </w:pPr>
      <w:r>
        <w:t>Cite uma referência sempre que está a incluir algo que não é contribuição sua ou quer indicar um conjunto de referências que o leitor pode consultar, mas cujo conteúdo não pode ser descrito adequadamente no relatório.</w:t>
      </w:r>
    </w:p>
    <w:p w:rsidR="006E03CD" w:rsidRDefault="006E03CD" w:rsidP="00FC667E">
      <w:pPr>
        <w:pStyle w:val="PargrafodaLista"/>
      </w:pPr>
    </w:p>
    <w:p w:rsidR="0057240C" w:rsidRPr="00CB3748" w:rsidRDefault="0057240C" w:rsidP="00FC667E">
      <w:pPr>
        <w:pStyle w:val="PargrafodaLista"/>
      </w:pPr>
      <w:r>
        <w:tab/>
      </w:r>
    </w:p>
    <w:sectPr w:rsidR="0057240C" w:rsidRPr="00CB3748" w:rsidSect="00730AFE">
      <w:footerReference w:type="first" r:id="rId56"/>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6232" w:rsidRDefault="000D6232" w:rsidP="000614E1">
      <w:pPr>
        <w:spacing w:line="240" w:lineRule="auto"/>
      </w:pPr>
      <w:r>
        <w:separator/>
      </w:r>
    </w:p>
  </w:endnote>
  <w:endnote w:type="continuationSeparator" w:id="0">
    <w:p w:rsidR="000D6232" w:rsidRDefault="000D6232"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BX10">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027606"/>
      <w:docPartObj>
        <w:docPartGallery w:val="Page Numbers (Bottom of Page)"/>
        <w:docPartUnique/>
      </w:docPartObj>
    </w:sdtPr>
    <w:sdtEndPr>
      <w:rPr>
        <w:noProof/>
      </w:rPr>
    </w:sdtEndPr>
    <w:sdtContent>
      <w:p w:rsidR="00D967F9" w:rsidRDefault="00D967F9">
        <w:pPr>
          <w:pStyle w:val="Rodap"/>
          <w:jc w:val="center"/>
        </w:pPr>
        <w:r>
          <w:fldChar w:fldCharType="begin"/>
        </w:r>
        <w:r>
          <w:instrText xml:space="preserve"> PAGE   \* MERGEFORMAT </w:instrText>
        </w:r>
        <w:r>
          <w:fldChar w:fldCharType="separate"/>
        </w:r>
        <w:r w:rsidR="00922D60">
          <w:rPr>
            <w:noProof/>
          </w:rPr>
          <w:t>4</w:t>
        </w:r>
        <w:r>
          <w:rPr>
            <w:noProof/>
          </w:rPr>
          <w:fldChar w:fldCharType="end"/>
        </w:r>
      </w:p>
    </w:sdtContent>
  </w:sdt>
  <w:p w:rsidR="00D967F9" w:rsidRDefault="00D967F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984868"/>
      <w:docPartObj>
        <w:docPartGallery w:val="Page Numbers (Bottom of Page)"/>
        <w:docPartUnique/>
      </w:docPartObj>
    </w:sdtPr>
    <w:sdtEndPr>
      <w:rPr>
        <w:noProof/>
      </w:rPr>
    </w:sdtEndPr>
    <w:sdtContent>
      <w:p w:rsidR="00D967F9" w:rsidRDefault="00D967F9">
        <w:pPr>
          <w:pStyle w:val="Rodap"/>
          <w:jc w:val="center"/>
        </w:pPr>
        <w:r>
          <w:fldChar w:fldCharType="begin"/>
        </w:r>
        <w:r>
          <w:instrText xml:space="preserve"> PAGE   \* MERGEFORMAT </w:instrText>
        </w:r>
        <w:r>
          <w:fldChar w:fldCharType="separate"/>
        </w:r>
        <w:r w:rsidR="00922D60">
          <w:rPr>
            <w:noProof/>
          </w:rPr>
          <w:t>iii</w:t>
        </w:r>
        <w:r>
          <w:rPr>
            <w:noProof/>
          </w:rPr>
          <w:fldChar w:fldCharType="end"/>
        </w:r>
      </w:p>
    </w:sdtContent>
  </w:sdt>
  <w:p w:rsidR="00D967F9" w:rsidRDefault="00D967F9">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665197"/>
      <w:docPartObj>
        <w:docPartGallery w:val="Page Numbers (Bottom of Page)"/>
        <w:docPartUnique/>
      </w:docPartObj>
    </w:sdtPr>
    <w:sdtEndPr>
      <w:rPr>
        <w:noProof/>
      </w:rPr>
    </w:sdtEndPr>
    <w:sdtContent>
      <w:p w:rsidR="00D967F9" w:rsidRDefault="00D967F9" w:rsidP="008B671B">
        <w:pPr>
          <w:pStyle w:val="Rodap"/>
          <w:jc w:val="center"/>
        </w:pPr>
        <w:r>
          <w:fldChar w:fldCharType="begin"/>
        </w:r>
        <w:r>
          <w:instrText xml:space="preserve"> PAGE   \* MERGEFORMAT </w:instrText>
        </w:r>
        <w:r>
          <w:fldChar w:fldCharType="separate"/>
        </w:r>
        <w:r w:rsidR="00922D60">
          <w:rPr>
            <w:noProof/>
          </w:rPr>
          <w:t>1</w:t>
        </w:r>
        <w:r>
          <w:rPr>
            <w:noProof/>
          </w:rPr>
          <w:fldChar w:fldCharType="end"/>
        </w:r>
      </w:p>
    </w:sdtContent>
  </w:sdt>
  <w:p w:rsidR="00D967F9" w:rsidRDefault="00D967F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6232" w:rsidRDefault="000D6232" w:rsidP="000614E1">
      <w:pPr>
        <w:spacing w:line="240" w:lineRule="auto"/>
      </w:pPr>
      <w:r>
        <w:separator/>
      </w:r>
    </w:p>
  </w:footnote>
  <w:footnote w:type="continuationSeparator" w:id="0">
    <w:p w:rsidR="000D6232" w:rsidRDefault="000D6232" w:rsidP="000614E1">
      <w:pPr>
        <w:spacing w:line="240" w:lineRule="auto"/>
      </w:pPr>
      <w:r>
        <w:continuationSeparator/>
      </w:r>
    </w:p>
  </w:footnote>
  <w:footnote w:id="1">
    <w:p w:rsidR="00D967F9" w:rsidRDefault="00D967F9">
      <w:pPr>
        <w:pStyle w:val="Textodenotaderodap"/>
      </w:pPr>
      <w:r>
        <w:rPr>
          <w:rStyle w:val="Refdenotaderodap"/>
        </w:rPr>
        <w:footnoteRef/>
      </w:r>
      <w:r>
        <w:t xml:space="preserve"> </w:t>
      </w:r>
      <w:r w:rsidRPr="00B27A71">
        <w:t>Este é um exemplo de nota de rodapé. Devem ser usadas com moderação, pois retiram a atenção ao texto principal.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305C"/>
    <w:multiLevelType w:val="hybridMultilevel"/>
    <w:tmpl w:val="034CF566"/>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 w15:restartNumberingAfterBreak="0">
    <w:nsid w:val="032D7BC3"/>
    <w:multiLevelType w:val="hybridMultilevel"/>
    <w:tmpl w:val="8048D1B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 w15:restartNumberingAfterBreak="0">
    <w:nsid w:val="042A7F76"/>
    <w:multiLevelType w:val="hybridMultilevel"/>
    <w:tmpl w:val="33908D1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50A772F"/>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 w15:restartNumberingAfterBreak="0">
    <w:nsid w:val="05567027"/>
    <w:multiLevelType w:val="hybridMultilevel"/>
    <w:tmpl w:val="B7D4B86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5" w15:restartNumberingAfterBreak="0">
    <w:nsid w:val="06412D37"/>
    <w:multiLevelType w:val="multilevel"/>
    <w:tmpl w:val="192E4340"/>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AAF07AE"/>
    <w:multiLevelType w:val="multilevel"/>
    <w:tmpl w:val="9B16149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C3B3767"/>
    <w:multiLevelType w:val="hybridMultilevel"/>
    <w:tmpl w:val="70FA9BB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0" w15:restartNumberingAfterBreak="0">
    <w:nsid w:val="1E21201C"/>
    <w:multiLevelType w:val="hybridMultilevel"/>
    <w:tmpl w:val="01846A64"/>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11" w15:restartNumberingAfterBreak="0">
    <w:nsid w:val="20836923"/>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0E10331"/>
    <w:multiLevelType w:val="hybridMultilevel"/>
    <w:tmpl w:val="1D42EB7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21B5516D"/>
    <w:multiLevelType w:val="hybridMultilevel"/>
    <w:tmpl w:val="02249F46"/>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4" w15:restartNumberingAfterBreak="0">
    <w:nsid w:val="251C61FF"/>
    <w:multiLevelType w:val="hybridMultilevel"/>
    <w:tmpl w:val="7FE638B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5" w15:restartNumberingAfterBreak="0">
    <w:nsid w:val="264C745E"/>
    <w:multiLevelType w:val="multilevel"/>
    <w:tmpl w:val="192E4340"/>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293C2E85"/>
    <w:multiLevelType w:val="hybridMultilevel"/>
    <w:tmpl w:val="E6A4B77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7"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F435805"/>
    <w:multiLevelType w:val="hybridMultilevel"/>
    <w:tmpl w:val="1BFACD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9" w15:restartNumberingAfterBreak="0">
    <w:nsid w:val="393A1744"/>
    <w:multiLevelType w:val="hybridMultilevel"/>
    <w:tmpl w:val="7A2C7B6C"/>
    <w:lvl w:ilvl="0" w:tplc="08160001">
      <w:start w:val="1"/>
      <w:numFmt w:val="bullet"/>
      <w:lvlText w:val=""/>
      <w:lvlJc w:val="left"/>
      <w:pPr>
        <w:ind w:left="885" w:hanging="360"/>
      </w:pPr>
      <w:rPr>
        <w:rFonts w:ascii="Symbol" w:hAnsi="Symbol" w:hint="default"/>
      </w:rPr>
    </w:lvl>
    <w:lvl w:ilvl="1" w:tplc="08160003">
      <w:start w:val="1"/>
      <w:numFmt w:val="bullet"/>
      <w:lvlText w:val="o"/>
      <w:lvlJc w:val="left"/>
      <w:pPr>
        <w:ind w:left="1605" w:hanging="360"/>
      </w:pPr>
      <w:rPr>
        <w:rFonts w:ascii="Courier New" w:hAnsi="Courier New" w:cs="Courier New" w:hint="default"/>
      </w:rPr>
    </w:lvl>
    <w:lvl w:ilvl="2" w:tplc="08160005" w:tentative="1">
      <w:start w:val="1"/>
      <w:numFmt w:val="bullet"/>
      <w:lvlText w:val=""/>
      <w:lvlJc w:val="left"/>
      <w:pPr>
        <w:ind w:left="2325" w:hanging="360"/>
      </w:pPr>
      <w:rPr>
        <w:rFonts w:ascii="Wingdings" w:hAnsi="Wingdings" w:hint="default"/>
      </w:rPr>
    </w:lvl>
    <w:lvl w:ilvl="3" w:tplc="08160001" w:tentative="1">
      <w:start w:val="1"/>
      <w:numFmt w:val="bullet"/>
      <w:lvlText w:val=""/>
      <w:lvlJc w:val="left"/>
      <w:pPr>
        <w:ind w:left="3045" w:hanging="360"/>
      </w:pPr>
      <w:rPr>
        <w:rFonts w:ascii="Symbol" w:hAnsi="Symbol" w:hint="default"/>
      </w:rPr>
    </w:lvl>
    <w:lvl w:ilvl="4" w:tplc="08160003" w:tentative="1">
      <w:start w:val="1"/>
      <w:numFmt w:val="bullet"/>
      <w:lvlText w:val="o"/>
      <w:lvlJc w:val="left"/>
      <w:pPr>
        <w:ind w:left="3765" w:hanging="360"/>
      </w:pPr>
      <w:rPr>
        <w:rFonts w:ascii="Courier New" w:hAnsi="Courier New" w:cs="Courier New" w:hint="default"/>
      </w:rPr>
    </w:lvl>
    <w:lvl w:ilvl="5" w:tplc="08160005" w:tentative="1">
      <w:start w:val="1"/>
      <w:numFmt w:val="bullet"/>
      <w:lvlText w:val=""/>
      <w:lvlJc w:val="left"/>
      <w:pPr>
        <w:ind w:left="4485" w:hanging="360"/>
      </w:pPr>
      <w:rPr>
        <w:rFonts w:ascii="Wingdings" w:hAnsi="Wingdings" w:hint="default"/>
      </w:rPr>
    </w:lvl>
    <w:lvl w:ilvl="6" w:tplc="08160001" w:tentative="1">
      <w:start w:val="1"/>
      <w:numFmt w:val="bullet"/>
      <w:lvlText w:val=""/>
      <w:lvlJc w:val="left"/>
      <w:pPr>
        <w:ind w:left="5205" w:hanging="360"/>
      </w:pPr>
      <w:rPr>
        <w:rFonts w:ascii="Symbol" w:hAnsi="Symbol" w:hint="default"/>
      </w:rPr>
    </w:lvl>
    <w:lvl w:ilvl="7" w:tplc="08160003" w:tentative="1">
      <w:start w:val="1"/>
      <w:numFmt w:val="bullet"/>
      <w:lvlText w:val="o"/>
      <w:lvlJc w:val="left"/>
      <w:pPr>
        <w:ind w:left="5925" w:hanging="360"/>
      </w:pPr>
      <w:rPr>
        <w:rFonts w:ascii="Courier New" w:hAnsi="Courier New" w:cs="Courier New" w:hint="default"/>
      </w:rPr>
    </w:lvl>
    <w:lvl w:ilvl="8" w:tplc="08160005" w:tentative="1">
      <w:start w:val="1"/>
      <w:numFmt w:val="bullet"/>
      <w:lvlText w:val=""/>
      <w:lvlJc w:val="left"/>
      <w:pPr>
        <w:ind w:left="6645" w:hanging="360"/>
      </w:pPr>
      <w:rPr>
        <w:rFonts w:ascii="Wingdings" w:hAnsi="Wingdings" w:hint="default"/>
      </w:rPr>
    </w:lvl>
  </w:abstractNum>
  <w:abstractNum w:abstractNumId="20" w15:restartNumberingAfterBreak="0">
    <w:nsid w:val="3ABE3C72"/>
    <w:multiLevelType w:val="hybridMultilevel"/>
    <w:tmpl w:val="C45CAD4A"/>
    <w:lvl w:ilvl="0" w:tplc="08160001">
      <w:start w:val="1"/>
      <w:numFmt w:val="bullet"/>
      <w:lvlText w:val=""/>
      <w:lvlJc w:val="left"/>
      <w:pPr>
        <w:ind w:left="780" w:hanging="360"/>
      </w:pPr>
      <w:rPr>
        <w:rFonts w:ascii="Symbol" w:hAnsi="Symbol" w:hint="default"/>
      </w:rPr>
    </w:lvl>
    <w:lvl w:ilvl="1" w:tplc="08160003">
      <w:start w:val="1"/>
      <w:numFmt w:val="bullet"/>
      <w:lvlText w:val="o"/>
      <w:lvlJc w:val="left"/>
      <w:pPr>
        <w:ind w:left="1500" w:hanging="360"/>
      </w:pPr>
      <w:rPr>
        <w:rFonts w:ascii="Courier New" w:hAnsi="Courier New" w:cs="Courier New" w:hint="default"/>
      </w:rPr>
    </w:lvl>
    <w:lvl w:ilvl="2" w:tplc="08160005">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1" w15:restartNumberingAfterBreak="0">
    <w:nsid w:val="3C7C1172"/>
    <w:multiLevelType w:val="hybridMultilevel"/>
    <w:tmpl w:val="DB40D4E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732" w:hanging="360"/>
      </w:pPr>
      <w:rPr>
        <w:rFonts w:ascii="Courier New" w:hAnsi="Courier New" w:cs="Courier New" w:hint="default"/>
      </w:rPr>
    </w:lvl>
    <w:lvl w:ilvl="2" w:tplc="08160005" w:tentative="1">
      <w:start w:val="1"/>
      <w:numFmt w:val="bullet"/>
      <w:lvlText w:val=""/>
      <w:lvlJc w:val="left"/>
      <w:pPr>
        <w:ind w:left="1452" w:hanging="360"/>
      </w:pPr>
      <w:rPr>
        <w:rFonts w:ascii="Wingdings" w:hAnsi="Wingdings" w:hint="default"/>
      </w:rPr>
    </w:lvl>
    <w:lvl w:ilvl="3" w:tplc="08160001" w:tentative="1">
      <w:start w:val="1"/>
      <w:numFmt w:val="bullet"/>
      <w:lvlText w:val=""/>
      <w:lvlJc w:val="left"/>
      <w:pPr>
        <w:ind w:left="2172" w:hanging="360"/>
      </w:pPr>
      <w:rPr>
        <w:rFonts w:ascii="Symbol" w:hAnsi="Symbol" w:hint="default"/>
      </w:rPr>
    </w:lvl>
    <w:lvl w:ilvl="4" w:tplc="08160003" w:tentative="1">
      <w:start w:val="1"/>
      <w:numFmt w:val="bullet"/>
      <w:lvlText w:val="o"/>
      <w:lvlJc w:val="left"/>
      <w:pPr>
        <w:ind w:left="2892" w:hanging="360"/>
      </w:pPr>
      <w:rPr>
        <w:rFonts w:ascii="Courier New" w:hAnsi="Courier New" w:cs="Courier New" w:hint="default"/>
      </w:rPr>
    </w:lvl>
    <w:lvl w:ilvl="5" w:tplc="08160005" w:tentative="1">
      <w:start w:val="1"/>
      <w:numFmt w:val="bullet"/>
      <w:lvlText w:val=""/>
      <w:lvlJc w:val="left"/>
      <w:pPr>
        <w:ind w:left="3612" w:hanging="360"/>
      </w:pPr>
      <w:rPr>
        <w:rFonts w:ascii="Wingdings" w:hAnsi="Wingdings" w:hint="default"/>
      </w:rPr>
    </w:lvl>
    <w:lvl w:ilvl="6" w:tplc="08160001" w:tentative="1">
      <w:start w:val="1"/>
      <w:numFmt w:val="bullet"/>
      <w:lvlText w:val=""/>
      <w:lvlJc w:val="left"/>
      <w:pPr>
        <w:ind w:left="4332" w:hanging="360"/>
      </w:pPr>
      <w:rPr>
        <w:rFonts w:ascii="Symbol" w:hAnsi="Symbol" w:hint="default"/>
      </w:rPr>
    </w:lvl>
    <w:lvl w:ilvl="7" w:tplc="08160003" w:tentative="1">
      <w:start w:val="1"/>
      <w:numFmt w:val="bullet"/>
      <w:lvlText w:val="o"/>
      <w:lvlJc w:val="left"/>
      <w:pPr>
        <w:ind w:left="5052" w:hanging="360"/>
      </w:pPr>
      <w:rPr>
        <w:rFonts w:ascii="Courier New" w:hAnsi="Courier New" w:cs="Courier New" w:hint="default"/>
      </w:rPr>
    </w:lvl>
    <w:lvl w:ilvl="8" w:tplc="08160005" w:tentative="1">
      <w:start w:val="1"/>
      <w:numFmt w:val="bullet"/>
      <w:lvlText w:val=""/>
      <w:lvlJc w:val="left"/>
      <w:pPr>
        <w:ind w:left="5772" w:hanging="360"/>
      </w:pPr>
      <w:rPr>
        <w:rFonts w:ascii="Wingdings" w:hAnsi="Wingdings" w:hint="default"/>
      </w:rPr>
    </w:lvl>
  </w:abstractNum>
  <w:abstractNum w:abstractNumId="22" w15:restartNumberingAfterBreak="0">
    <w:nsid w:val="4B0550B4"/>
    <w:multiLevelType w:val="hybridMultilevel"/>
    <w:tmpl w:val="AA786852"/>
    <w:lvl w:ilvl="0" w:tplc="08160001">
      <w:start w:val="1"/>
      <w:numFmt w:val="bullet"/>
      <w:lvlText w:val=""/>
      <w:lvlJc w:val="left"/>
      <w:pPr>
        <w:ind w:left="1425" w:hanging="360"/>
      </w:pPr>
      <w:rPr>
        <w:rFonts w:ascii="Symbol" w:hAnsi="Symbol" w:hint="default"/>
      </w:rPr>
    </w:lvl>
    <w:lvl w:ilvl="1" w:tplc="08160003">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23" w15:restartNumberingAfterBreak="0">
    <w:nsid w:val="4FB227D5"/>
    <w:multiLevelType w:val="hybridMultilevel"/>
    <w:tmpl w:val="83A82A6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4" w15:restartNumberingAfterBreak="0">
    <w:nsid w:val="52C5088F"/>
    <w:multiLevelType w:val="hybridMultilevel"/>
    <w:tmpl w:val="E8F4616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15:restartNumberingAfterBreak="0">
    <w:nsid w:val="52D87F67"/>
    <w:multiLevelType w:val="hybridMultilevel"/>
    <w:tmpl w:val="F2A2C26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6" w15:restartNumberingAfterBreak="0">
    <w:nsid w:val="53331C53"/>
    <w:multiLevelType w:val="hybridMultilevel"/>
    <w:tmpl w:val="BBF67292"/>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7" w15:restartNumberingAfterBreak="0">
    <w:nsid w:val="5BF2260D"/>
    <w:multiLevelType w:val="hybridMultilevel"/>
    <w:tmpl w:val="D916AEBE"/>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600F6A78"/>
    <w:multiLevelType w:val="hybridMultilevel"/>
    <w:tmpl w:val="83D867A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29" w15:restartNumberingAfterBreak="0">
    <w:nsid w:val="61BB0CFC"/>
    <w:multiLevelType w:val="hybridMultilevel"/>
    <w:tmpl w:val="BC84A6B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0" w15:restartNumberingAfterBreak="0">
    <w:nsid w:val="622735D0"/>
    <w:multiLevelType w:val="hybridMultilevel"/>
    <w:tmpl w:val="6D9458B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32" w15:restartNumberingAfterBreak="0">
    <w:nsid w:val="64B838B3"/>
    <w:multiLevelType w:val="hybridMultilevel"/>
    <w:tmpl w:val="A71446EE"/>
    <w:lvl w:ilvl="0" w:tplc="08160001">
      <w:start w:val="1"/>
      <w:numFmt w:val="bullet"/>
      <w:lvlText w:val=""/>
      <w:lvlJc w:val="left"/>
      <w:pPr>
        <w:ind w:left="1068" w:hanging="360"/>
      </w:pPr>
      <w:rPr>
        <w:rFonts w:ascii="Symbol" w:hAnsi="Symbol" w:hint="default"/>
      </w:rPr>
    </w:lvl>
    <w:lvl w:ilvl="1" w:tplc="08160001">
      <w:start w:val="1"/>
      <w:numFmt w:val="bullet"/>
      <w:lvlText w:val=""/>
      <w:lvlJc w:val="left"/>
      <w:pPr>
        <w:ind w:left="732" w:hanging="360"/>
      </w:pPr>
      <w:rPr>
        <w:rFonts w:ascii="Symbol" w:hAnsi="Symbol" w:hint="default"/>
      </w:rPr>
    </w:lvl>
    <w:lvl w:ilvl="2" w:tplc="08160003">
      <w:start w:val="1"/>
      <w:numFmt w:val="bullet"/>
      <w:lvlText w:val="o"/>
      <w:lvlJc w:val="left"/>
      <w:pPr>
        <w:ind w:left="1452" w:hanging="360"/>
      </w:pPr>
      <w:rPr>
        <w:rFonts w:ascii="Courier New" w:hAnsi="Courier New" w:cs="Courier New" w:hint="default"/>
      </w:rPr>
    </w:lvl>
    <w:lvl w:ilvl="3" w:tplc="08160001" w:tentative="1">
      <w:start w:val="1"/>
      <w:numFmt w:val="bullet"/>
      <w:lvlText w:val=""/>
      <w:lvlJc w:val="left"/>
      <w:pPr>
        <w:ind w:left="2172" w:hanging="360"/>
      </w:pPr>
      <w:rPr>
        <w:rFonts w:ascii="Symbol" w:hAnsi="Symbol" w:hint="default"/>
      </w:rPr>
    </w:lvl>
    <w:lvl w:ilvl="4" w:tplc="08160003" w:tentative="1">
      <w:start w:val="1"/>
      <w:numFmt w:val="bullet"/>
      <w:lvlText w:val="o"/>
      <w:lvlJc w:val="left"/>
      <w:pPr>
        <w:ind w:left="2892" w:hanging="360"/>
      </w:pPr>
      <w:rPr>
        <w:rFonts w:ascii="Courier New" w:hAnsi="Courier New" w:cs="Courier New" w:hint="default"/>
      </w:rPr>
    </w:lvl>
    <w:lvl w:ilvl="5" w:tplc="08160005" w:tentative="1">
      <w:start w:val="1"/>
      <w:numFmt w:val="bullet"/>
      <w:lvlText w:val=""/>
      <w:lvlJc w:val="left"/>
      <w:pPr>
        <w:ind w:left="3612" w:hanging="360"/>
      </w:pPr>
      <w:rPr>
        <w:rFonts w:ascii="Wingdings" w:hAnsi="Wingdings" w:hint="default"/>
      </w:rPr>
    </w:lvl>
    <w:lvl w:ilvl="6" w:tplc="08160001" w:tentative="1">
      <w:start w:val="1"/>
      <w:numFmt w:val="bullet"/>
      <w:lvlText w:val=""/>
      <w:lvlJc w:val="left"/>
      <w:pPr>
        <w:ind w:left="4332" w:hanging="360"/>
      </w:pPr>
      <w:rPr>
        <w:rFonts w:ascii="Symbol" w:hAnsi="Symbol" w:hint="default"/>
      </w:rPr>
    </w:lvl>
    <w:lvl w:ilvl="7" w:tplc="08160003" w:tentative="1">
      <w:start w:val="1"/>
      <w:numFmt w:val="bullet"/>
      <w:lvlText w:val="o"/>
      <w:lvlJc w:val="left"/>
      <w:pPr>
        <w:ind w:left="5052" w:hanging="360"/>
      </w:pPr>
      <w:rPr>
        <w:rFonts w:ascii="Courier New" w:hAnsi="Courier New" w:cs="Courier New" w:hint="default"/>
      </w:rPr>
    </w:lvl>
    <w:lvl w:ilvl="8" w:tplc="08160005" w:tentative="1">
      <w:start w:val="1"/>
      <w:numFmt w:val="bullet"/>
      <w:lvlText w:val=""/>
      <w:lvlJc w:val="left"/>
      <w:pPr>
        <w:ind w:left="5772" w:hanging="360"/>
      </w:pPr>
      <w:rPr>
        <w:rFonts w:ascii="Wingdings" w:hAnsi="Wingdings" w:hint="default"/>
      </w:rPr>
    </w:lvl>
  </w:abstractNum>
  <w:abstractNum w:abstractNumId="33" w15:restartNumberingAfterBreak="0">
    <w:nsid w:val="65F417A0"/>
    <w:multiLevelType w:val="hybridMultilevel"/>
    <w:tmpl w:val="0E30A328"/>
    <w:lvl w:ilvl="0" w:tplc="08160001">
      <w:start w:val="1"/>
      <w:numFmt w:val="bullet"/>
      <w:lvlText w:val=""/>
      <w:lvlJc w:val="left"/>
      <w:pPr>
        <w:ind w:left="885" w:hanging="360"/>
      </w:pPr>
      <w:rPr>
        <w:rFonts w:ascii="Symbol" w:hAnsi="Symbol" w:hint="default"/>
      </w:rPr>
    </w:lvl>
    <w:lvl w:ilvl="1" w:tplc="08160003" w:tentative="1">
      <w:start w:val="1"/>
      <w:numFmt w:val="bullet"/>
      <w:lvlText w:val="o"/>
      <w:lvlJc w:val="left"/>
      <w:pPr>
        <w:ind w:left="1605" w:hanging="360"/>
      </w:pPr>
      <w:rPr>
        <w:rFonts w:ascii="Courier New" w:hAnsi="Courier New" w:cs="Courier New" w:hint="default"/>
      </w:rPr>
    </w:lvl>
    <w:lvl w:ilvl="2" w:tplc="08160005" w:tentative="1">
      <w:start w:val="1"/>
      <w:numFmt w:val="bullet"/>
      <w:lvlText w:val=""/>
      <w:lvlJc w:val="left"/>
      <w:pPr>
        <w:ind w:left="2325" w:hanging="360"/>
      </w:pPr>
      <w:rPr>
        <w:rFonts w:ascii="Wingdings" w:hAnsi="Wingdings" w:hint="default"/>
      </w:rPr>
    </w:lvl>
    <w:lvl w:ilvl="3" w:tplc="08160001" w:tentative="1">
      <w:start w:val="1"/>
      <w:numFmt w:val="bullet"/>
      <w:lvlText w:val=""/>
      <w:lvlJc w:val="left"/>
      <w:pPr>
        <w:ind w:left="3045" w:hanging="360"/>
      </w:pPr>
      <w:rPr>
        <w:rFonts w:ascii="Symbol" w:hAnsi="Symbol" w:hint="default"/>
      </w:rPr>
    </w:lvl>
    <w:lvl w:ilvl="4" w:tplc="08160003" w:tentative="1">
      <w:start w:val="1"/>
      <w:numFmt w:val="bullet"/>
      <w:lvlText w:val="o"/>
      <w:lvlJc w:val="left"/>
      <w:pPr>
        <w:ind w:left="3765" w:hanging="360"/>
      </w:pPr>
      <w:rPr>
        <w:rFonts w:ascii="Courier New" w:hAnsi="Courier New" w:cs="Courier New" w:hint="default"/>
      </w:rPr>
    </w:lvl>
    <w:lvl w:ilvl="5" w:tplc="08160005" w:tentative="1">
      <w:start w:val="1"/>
      <w:numFmt w:val="bullet"/>
      <w:lvlText w:val=""/>
      <w:lvlJc w:val="left"/>
      <w:pPr>
        <w:ind w:left="4485" w:hanging="360"/>
      </w:pPr>
      <w:rPr>
        <w:rFonts w:ascii="Wingdings" w:hAnsi="Wingdings" w:hint="default"/>
      </w:rPr>
    </w:lvl>
    <w:lvl w:ilvl="6" w:tplc="08160001" w:tentative="1">
      <w:start w:val="1"/>
      <w:numFmt w:val="bullet"/>
      <w:lvlText w:val=""/>
      <w:lvlJc w:val="left"/>
      <w:pPr>
        <w:ind w:left="5205" w:hanging="360"/>
      </w:pPr>
      <w:rPr>
        <w:rFonts w:ascii="Symbol" w:hAnsi="Symbol" w:hint="default"/>
      </w:rPr>
    </w:lvl>
    <w:lvl w:ilvl="7" w:tplc="08160003" w:tentative="1">
      <w:start w:val="1"/>
      <w:numFmt w:val="bullet"/>
      <w:lvlText w:val="o"/>
      <w:lvlJc w:val="left"/>
      <w:pPr>
        <w:ind w:left="5925" w:hanging="360"/>
      </w:pPr>
      <w:rPr>
        <w:rFonts w:ascii="Courier New" w:hAnsi="Courier New" w:cs="Courier New" w:hint="default"/>
      </w:rPr>
    </w:lvl>
    <w:lvl w:ilvl="8" w:tplc="08160005" w:tentative="1">
      <w:start w:val="1"/>
      <w:numFmt w:val="bullet"/>
      <w:lvlText w:val=""/>
      <w:lvlJc w:val="left"/>
      <w:pPr>
        <w:ind w:left="6645" w:hanging="360"/>
      </w:pPr>
      <w:rPr>
        <w:rFonts w:ascii="Wingdings" w:hAnsi="Wingdings" w:hint="default"/>
      </w:rPr>
    </w:lvl>
  </w:abstractNum>
  <w:abstractNum w:abstractNumId="34" w15:restartNumberingAfterBreak="0">
    <w:nsid w:val="6993777A"/>
    <w:multiLevelType w:val="hybridMultilevel"/>
    <w:tmpl w:val="8B4A159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5" w15:restartNumberingAfterBreak="0">
    <w:nsid w:val="69DB55AA"/>
    <w:multiLevelType w:val="hybridMultilevel"/>
    <w:tmpl w:val="51046616"/>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6" w15:restartNumberingAfterBreak="0">
    <w:nsid w:val="6A226F16"/>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7" w15:restartNumberingAfterBreak="0">
    <w:nsid w:val="6A8D018A"/>
    <w:multiLevelType w:val="hybridMultilevel"/>
    <w:tmpl w:val="970C10C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8" w15:restartNumberingAfterBreak="0">
    <w:nsid w:val="6F08643F"/>
    <w:multiLevelType w:val="multilevel"/>
    <w:tmpl w:val="DD8015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07922B1"/>
    <w:multiLevelType w:val="hybridMultilevel"/>
    <w:tmpl w:val="2B4098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0" w15:restartNumberingAfterBreak="0">
    <w:nsid w:val="73CE74A8"/>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1" w15:restartNumberingAfterBreak="0">
    <w:nsid w:val="79952A6E"/>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15:restartNumberingAfterBreak="0">
    <w:nsid w:val="7A9D2E78"/>
    <w:multiLevelType w:val="multilevel"/>
    <w:tmpl w:val="DD8015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B473330"/>
    <w:multiLevelType w:val="hybridMultilevel"/>
    <w:tmpl w:val="FD8C6A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4"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7DE76D84"/>
    <w:multiLevelType w:val="hybridMultilevel"/>
    <w:tmpl w:val="6706F01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46" w15:restartNumberingAfterBreak="0">
    <w:nsid w:val="7F99615F"/>
    <w:multiLevelType w:val="hybridMultilevel"/>
    <w:tmpl w:val="8C646D5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num w:numId="1">
    <w:abstractNumId w:val="11"/>
  </w:num>
  <w:num w:numId="2">
    <w:abstractNumId w:val="7"/>
  </w:num>
  <w:num w:numId="3">
    <w:abstractNumId w:val="8"/>
  </w:num>
  <w:num w:numId="4">
    <w:abstractNumId w:val="17"/>
  </w:num>
  <w:num w:numId="5">
    <w:abstractNumId w:val="44"/>
  </w:num>
  <w:num w:numId="6">
    <w:abstractNumId w:val="31"/>
  </w:num>
  <w:num w:numId="7">
    <w:abstractNumId w:val="30"/>
  </w:num>
  <w:num w:numId="8">
    <w:abstractNumId w:val="13"/>
  </w:num>
  <w:num w:numId="9">
    <w:abstractNumId w:val="26"/>
  </w:num>
  <w:num w:numId="10">
    <w:abstractNumId w:val="28"/>
  </w:num>
  <w:num w:numId="11">
    <w:abstractNumId w:val="45"/>
  </w:num>
  <w:num w:numId="12">
    <w:abstractNumId w:val="22"/>
  </w:num>
  <w:num w:numId="13">
    <w:abstractNumId w:val="39"/>
  </w:num>
  <w:num w:numId="14">
    <w:abstractNumId w:val="25"/>
  </w:num>
  <w:num w:numId="15">
    <w:abstractNumId w:val="10"/>
  </w:num>
  <w:num w:numId="16">
    <w:abstractNumId w:val="35"/>
  </w:num>
  <w:num w:numId="17">
    <w:abstractNumId w:val="24"/>
  </w:num>
  <w:num w:numId="18">
    <w:abstractNumId w:val="0"/>
  </w:num>
  <w:num w:numId="19">
    <w:abstractNumId w:val="37"/>
  </w:num>
  <w:num w:numId="20">
    <w:abstractNumId w:val="34"/>
  </w:num>
  <w:num w:numId="21">
    <w:abstractNumId w:val="9"/>
  </w:num>
  <w:num w:numId="22">
    <w:abstractNumId w:val="23"/>
  </w:num>
  <w:num w:numId="23">
    <w:abstractNumId w:val="43"/>
  </w:num>
  <w:num w:numId="24">
    <w:abstractNumId w:val="2"/>
  </w:num>
  <w:num w:numId="25">
    <w:abstractNumId w:val="1"/>
  </w:num>
  <w:num w:numId="26">
    <w:abstractNumId w:val="4"/>
  </w:num>
  <w:num w:numId="27">
    <w:abstractNumId w:val="15"/>
  </w:num>
  <w:num w:numId="28">
    <w:abstractNumId w:val="46"/>
  </w:num>
  <w:num w:numId="29">
    <w:abstractNumId w:val="21"/>
  </w:num>
  <w:num w:numId="30">
    <w:abstractNumId w:val="27"/>
  </w:num>
  <w:num w:numId="31">
    <w:abstractNumId w:val="32"/>
  </w:num>
  <w:num w:numId="32">
    <w:abstractNumId w:val="20"/>
  </w:num>
  <w:num w:numId="33">
    <w:abstractNumId w:val="41"/>
  </w:num>
  <w:num w:numId="34">
    <w:abstractNumId w:val="3"/>
  </w:num>
  <w:num w:numId="35">
    <w:abstractNumId w:val="40"/>
  </w:num>
  <w:num w:numId="36">
    <w:abstractNumId w:val="36"/>
  </w:num>
  <w:num w:numId="37">
    <w:abstractNumId w:val="42"/>
  </w:num>
  <w:num w:numId="38">
    <w:abstractNumId w:val="38"/>
  </w:num>
  <w:num w:numId="39">
    <w:abstractNumId w:val="6"/>
  </w:num>
  <w:num w:numId="40">
    <w:abstractNumId w:val="18"/>
  </w:num>
  <w:num w:numId="41">
    <w:abstractNumId w:val="12"/>
  </w:num>
  <w:num w:numId="42">
    <w:abstractNumId w:val="29"/>
  </w:num>
  <w:num w:numId="43">
    <w:abstractNumId w:val="5"/>
  </w:num>
  <w:num w:numId="44">
    <w:abstractNumId w:val="33"/>
  </w:num>
  <w:num w:numId="45">
    <w:abstractNumId w:val="19"/>
  </w:num>
  <w:num w:numId="46">
    <w:abstractNumId w:val="16"/>
  </w:num>
  <w:num w:numId="47">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i">
    <w15:presenceInfo w15:providerId="None" w15:userId="R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9B0"/>
    <w:rsid w:val="00000696"/>
    <w:rsid w:val="00000D24"/>
    <w:rsid w:val="0001538C"/>
    <w:rsid w:val="00016042"/>
    <w:rsid w:val="00020320"/>
    <w:rsid w:val="0002695E"/>
    <w:rsid w:val="000320CA"/>
    <w:rsid w:val="00036650"/>
    <w:rsid w:val="00036BAC"/>
    <w:rsid w:val="00044983"/>
    <w:rsid w:val="0005237C"/>
    <w:rsid w:val="0005356E"/>
    <w:rsid w:val="00055D4D"/>
    <w:rsid w:val="00056201"/>
    <w:rsid w:val="000614E1"/>
    <w:rsid w:val="00067795"/>
    <w:rsid w:val="00067D28"/>
    <w:rsid w:val="000705E3"/>
    <w:rsid w:val="00082008"/>
    <w:rsid w:val="000837A0"/>
    <w:rsid w:val="00086BE2"/>
    <w:rsid w:val="000926D9"/>
    <w:rsid w:val="00092A7D"/>
    <w:rsid w:val="00092DC1"/>
    <w:rsid w:val="00093F3E"/>
    <w:rsid w:val="000A239A"/>
    <w:rsid w:val="000A5426"/>
    <w:rsid w:val="000B147E"/>
    <w:rsid w:val="000B3A22"/>
    <w:rsid w:val="000B55E6"/>
    <w:rsid w:val="000B6EBB"/>
    <w:rsid w:val="000C0D6E"/>
    <w:rsid w:val="000C591A"/>
    <w:rsid w:val="000D1D3A"/>
    <w:rsid w:val="000D47E4"/>
    <w:rsid w:val="000D4FE6"/>
    <w:rsid w:val="000D6232"/>
    <w:rsid w:val="000D7718"/>
    <w:rsid w:val="000E0AB6"/>
    <w:rsid w:val="000E2EA4"/>
    <w:rsid w:val="000E496B"/>
    <w:rsid w:val="000F37F1"/>
    <w:rsid w:val="00112014"/>
    <w:rsid w:val="001177E3"/>
    <w:rsid w:val="00120868"/>
    <w:rsid w:val="00121D66"/>
    <w:rsid w:val="00123FA3"/>
    <w:rsid w:val="00135F44"/>
    <w:rsid w:val="00141BAD"/>
    <w:rsid w:val="00142358"/>
    <w:rsid w:val="00142684"/>
    <w:rsid w:val="001441C7"/>
    <w:rsid w:val="001471E3"/>
    <w:rsid w:val="001513C3"/>
    <w:rsid w:val="001514B9"/>
    <w:rsid w:val="0015316A"/>
    <w:rsid w:val="00156623"/>
    <w:rsid w:val="00156CED"/>
    <w:rsid w:val="001609BF"/>
    <w:rsid w:val="001649B4"/>
    <w:rsid w:val="00164F02"/>
    <w:rsid w:val="00165298"/>
    <w:rsid w:val="001742AC"/>
    <w:rsid w:val="00174852"/>
    <w:rsid w:val="001815F6"/>
    <w:rsid w:val="00191562"/>
    <w:rsid w:val="00193AB4"/>
    <w:rsid w:val="00195DEE"/>
    <w:rsid w:val="00197516"/>
    <w:rsid w:val="001A146F"/>
    <w:rsid w:val="001A180C"/>
    <w:rsid w:val="001A658A"/>
    <w:rsid w:val="001B111E"/>
    <w:rsid w:val="001B3FA4"/>
    <w:rsid w:val="001B54D5"/>
    <w:rsid w:val="001C742E"/>
    <w:rsid w:val="001D0C52"/>
    <w:rsid w:val="001D1153"/>
    <w:rsid w:val="001E0245"/>
    <w:rsid w:val="001E2DD4"/>
    <w:rsid w:val="001E44BA"/>
    <w:rsid w:val="001F071F"/>
    <w:rsid w:val="001F41C1"/>
    <w:rsid w:val="001F46ED"/>
    <w:rsid w:val="0020223D"/>
    <w:rsid w:val="0021059C"/>
    <w:rsid w:val="00212B9A"/>
    <w:rsid w:val="002179FC"/>
    <w:rsid w:val="00217F15"/>
    <w:rsid w:val="00242A7B"/>
    <w:rsid w:val="00243E89"/>
    <w:rsid w:val="002469CC"/>
    <w:rsid w:val="00246DA8"/>
    <w:rsid w:val="00250368"/>
    <w:rsid w:val="00250413"/>
    <w:rsid w:val="0025572A"/>
    <w:rsid w:val="00262242"/>
    <w:rsid w:val="00263AE5"/>
    <w:rsid w:val="002652B2"/>
    <w:rsid w:val="00265824"/>
    <w:rsid w:val="00274A4F"/>
    <w:rsid w:val="00290928"/>
    <w:rsid w:val="00296E08"/>
    <w:rsid w:val="00297C3E"/>
    <w:rsid w:val="002A5F02"/>
    <w:rsid w:val="002A744B"/>
    <w:rsid w:val="002C062E"/>
    <w:rsid w:val="002C1E07"/>
    <w:rsid w:val="002C668B"/>
    <w:rsid w:val="002D0415"/>
    <w:rsid w:val="002E68E1"/>
    <w:rsid w:val="002F04EF"/>
    <w:rsid w:val="002F2DC8"/>
    <w:rsid w:val="00302995"/>
    <w:rsid w:val="00306346"/>
    <w:rsid w:val="00311081"/>
    <w:rsid w:val="00322A2F"/>
    <w:rsid w:val="003237DB"/>
    <w:rsid w:val="00327B46"/>
    <w:rsid w:val="003322DE"/>
    <w:rsid w:val="0033684B"/>
    <w:rsid w:val="00342D91"/>
    <w:rsid w:val="00345143"/>
    <w:rsid w:val="00345835"/>
    <w:rsid w:val="00347B34"/>
    <w:rsid w:val="00356D87"/>
    <w:rsid w:val="00362BC3"/>
    <w:rsid w:val="00363C25"/>
    <w:rsid w:val="003737CF"/>
    <w:rsid w:val="0037703B"/>
    <w:rsid w:val="003853B2"/>
    <w:rsid w:val="00385D16"/>
    <w:rsid w:val="00385F9A"/>
    <w:rsid w:val="003911DB"/>
    <w:rsid w:val="003935CE"/>
    <w:rsid w:val="003957C9"/>
    <w:rsid w:val="003960A0"/>
    <w:rsid w:val="003A0093"/>
    <w:rsid w:val="003A2006"/>
    <w:rsid w:val="003A4534"/>
    <w:rsid w:val="003A784A"/>
    <w:rsid w:val="003B310E"/>
    <w:rsid w:val="003B4F53"/>
    <w:rsid w:val="003C5851"/>
    <w:rsid w:val="003D0194"/>
    <w:rsid w:val="003D20EE"/>
    <w:rsid w:val="003D6A38"/>
    <w:rsid w:val="003E25BD"/>
    <w:rsid w:val="003E3A13"/>
    <w:rsid w:val="003E5A2E"/>
    <w:rsid w:val="003E5BBD"/>
    <w:rsid w:val="003E5FDA"/>
    <w:rsid w:val="003E7AE0"/>
    <w:rsid w:val="003E7DA1"/>
    <w:rsid w:val="003E7F0D"/>
    <w:rsid w:val="003F61F5"/>
    <w:rsid w:val="003F6C39"/>
    <w:rsid w:val="00400C79"/>
    <w:rsid w:val="0041155D"/>
    <w:rsid w:val="00434A84"/>
    <w:rsid w:val="00450922"/>
    <w:rsid w:val="00457A56"/>
    <w:rsid w:val="004642D6"/>
    <w:rsid w:val="0046724B"/>
    <w:rsid w:val="004710E2"/>
    <w:rsid w:val="00471590"/>
    <w:rsid w:val="0047615C"/>
    <w:rsid w:val="00476903"/>
    <w:rsid w:val="004825E9"/>
    <w:rsid w:val="0049234B"/>
    <w:rsid w:val="00492644"/>
    <w:rsid w:val="00494B24"/>
    <w:rsid w:val="00497126"/>
    <w:rsid w:val="00497421"/>
    <w:rsid w:val="004A1C4D"/>
    <w:rsid w:val="004A7DB2"/>
    <w:rsid w:val="004B079E"/>
    <w:rsid w:val="004B27DD"/>
    <w:rsid w:val="004B3FAD"/>
    <w:rsid w:val="004B6575"/>
    <w:rsid w:val="004B7577"/>
    <w:rsid w:val="004C306A"/>
    <w:rsid w:val="004D478B"/>
    <w:rsid w:val="004D5245"/>
    <w:rsid w:val="004E1C1E"/>
    <w:rsid w:val="004F3A58"/>
    <w:rsid w:val="004F3F55"/>
    <w:rsid w:val="00500A2D"/>
    <w:rsid w:val="00500E61"/>
    <w:rsid w:val="00503DA4"/>
    <w:rsid w:val="005053E8"/>
    <w:rsid w:val="00507468"/>
    <w:rsid w:val="005121FB"/>
    <w:rsid w:val="00517E3F"/>
    <w:rsid w:val="005223B2"/>
    <w:rsid w:val="00525300"/>
    <w:rsid w:val="00526D12"/>
    <w:rsid w:val="00534E05"/>
    <w:rsid w:val="00535667"/>
    <w:rsid w:val="00536F59"/>
    <w:rsid w:val="00540F41"/>
    <w:rsid w:val="00545184"/>
    <w:rsid w:val="00546BEB"/>
    <w:rsid w:val="00556E42"/>
    <w:rsid w:val="00560167"/>
    <w:rsid w:val="00561DCB"/>
    <w:rsid w:val="005653AD"/>
    <w:rsid w:val="005661BC"/>
    <w:rsid w:val="005661C6"/>
    <w:rsid w:val="00567668"/>
    <w:rsid w:val="0057240C"/>
    <w:rsid w:val="00575AD2"/>
    <w:rsid w:val="0057787D"/>
    <w:rsid w:val="00583FA1"/>
    <w:rsid w:val="00591513"/>
    <w:rsid w:val="0059316E"/>
    <w:rsid w:val="0059338B"/>
    <w:rsid w:val="005962E7"/>
    <w:rsid w:val="005A56A0"/>
    <w:rsid w:val="005A70E5"/>
    <w:rsid w:val="005B0964"/>
    <w:rsid w:val="005C3A00"/>
    <w:rsid w:val="005C7800"/>
    <w:rsid w:val="005D56D4"/>
    <w:rsid w:val="005D6C5B"/>
    <w:rsid w:val="005E0A2F"/>
    <w:rsid w:val="005E2DD8"/>
    <w:rsid w:val="005F2B60"/>
    <w:rsid w:val="005F3A61"/>
    <w:rsid w:val="005F6980"/>
    <w:rsid w:val="0060274E"/>
    <w:rsid w:val="00603EF8"/>
    <w:rsid w:val="00620F43"/>
    <w:rsid w:val="00621B5D"/>
    <w:rsid w:val="00623535"/>
    <w:rsid w:val="00626836"/>
    <w:rsid w:val="00626F12"/>
    <w:rsid w:val="00635312"/>
    <w:rsid w:val="006366F7"/>
    <w:rsid w:val="006435C1"/>
    <w:rsid w:val="0064610C"/>
    <w:rsid w:val="00652BEB"/>
    <w:rsid w:val="0065317A"/>
    <w:rsid w:val="00656068"/>
    <w:rsid w:val="00660A65"/>
    <w:rsid w:val="006645D7"/>
    <w:rsid w:val="006646BE"/>
    <w:rsid w:val="006650EF"/>
    <w:rsid w:val="00667DE0"/>
    <w:rsid w:val="00671484"/>
    <w:rsid w:val="00673FD1"/>
    <w:rsid w:val="006A2CFF"/>
    <w:rsid w:val="006B1E3D"/>
    <w:rsid w:val="006B51A9"/>
    <w:rsid w:val="006C05F3"/>
    <w:rsid w:val="006C0EEA"/>
    <w:rsid w:val="006C3103"/>
    <w:rsid w:val="006C57FD"/>
    <w:rsid w:val="006D140B"/>
    <w:rsid w:val="006D360F"/>
    <w:rsid w:val="006D5112"/>
    <w:rsid w:val="006E03CD"/>
    <w:rsid w:val="006E1B5E"/>
    <w:rsid w:val="006E40F1"/>
    <w:rsid w:val="006F2662"/>
    <w:rsid w:val="006F4FEB"/>
    <w:rsid w:val="006F7351"/>
    <w:rsid w:val="00701369"/>
    <w:rsid w:val="007105A1"/>
    <w:rsid w:val="0071132D"/>
    <w:rsid w:val="007143E7"/>
    <w:rsid w:val="00715133"/>
    <w:rsid w:val="00716CA8"/>
    <w:rsid w:val="00720040"/>
    <w:rsid w:val="00730AFE"/>
    <w:rsid w:val="00730D2A"/>
    <w:rsid w:val="00732F07"/>
    <w:rsid w:val="00734ED9"/>
    <w:rsid w:val="00743256"/>
    <w:rsid w:val="007452DA"/>
    <w:rsid w:val="00746D67"/>
    <w:rsid w:val="007510BD"/>
    <w:rsid w:val="00753A5B"/>
    <w:rsid w:val="00754DBD"/>
    <w:rsid w:val="00756512"/>
    <w:rsid w:val="007608A7"/>
    <w:rsid w:val="00765E69"/>
    <w:rsid w:val="007709FE"/>
    <w:rsid w:val="00771D00"/>
    <w:rsid w:val="00772007"/>
    <w:rsid w:val="0077244D"/>
    <w:rsid w:val="00772C51"/>
    <w:rsid w:val="0077760E"/>
    <w:rsid w:val="00780215"/>
    <w:rsid w:val="00784769"/>
    <w:rsid w:val="00796B7C"/>
    <w:rsid w:val="007A253C"/>
    <w:rsid w:val="007A3EDC"/>
    <w:rsid w:val="007A47CC"/>
    <w:rsid w:val="007A4C9C"/>
    <w:rsid w:val="007A4D26"/>
    <w:rsid w:val="007A6E08"/>
    <w:rsid w:val="007B55A4"/>
    <w:rsid w:val="007C14F8"/>
    <w:rsid w:val="007C2774"/>
    <w:rsid w:val="007C40A0"/>
    <w:rsid w:val="007C561D"/>
    <w:rsid w:val="007D2048"/>
    <w:rsid w:val="007D3368"/>
    <w:rsid w:val="007E3591"/>
    <w:rsid w:val="007E472E"/>
    <w:rsid w:val="007F2767"/>
    <w:rsid w:val="008033A6"/>
    <w:rsid w:val="00805D0D"/>
    <w:rsid w:val="00815E07"/>
    <w:rsid w:val="00817579"/>
    <w:rsid w:val="00817E7C"/>
    <w:rsid w:val="008228A7"/>
    <w:rsid w:val="008259B7"/>
    <w:rsid w:val="008338AB"/>
    <w:rsid w:val="00834E3F"/>
    <w:rsid w:val="00850590"/>
    <w:rsid w:val="008533B8"/>
    <w:rsid w:val="00853EA8"/>
    <w:rsid w:val="008638D9"/>
    <w:rsid w:val="00890EA6"/>
    <w:rsid w:val="008A0589"/>
    <w:rsid w:val="008A2D3D"/>
    <w:rsid w:val="008B05B3"/>
    <w:rsid w:val="008B671B"/>
    <w:rsid w:val="008C1932"/>
    <w:rsid w:val="008C486E"/>
    <w:rsid w:val="008C51D6"/>
    <w:rsid w:val="008D1BB5"/>
    <w:rsid w:val="008D7CF8"/>
    <w:rsid w:val="008E1176"/>
    <w:rsid w:val="008E232A"/>
    <w:rsid w:val="008E2407"/>
    <w:rsid w:val="008E43C1"/>
    <w:rsid w:val="008E7710"/>
    <w:rsid w:val="008F3C35"/>
    <w:rsid w:val="008F4734"/>
    <w:rsid w:val="0090109D"/>
    <w:rsid w:val="00911377"/>
    <w:rsid w:val="00921D35"/>
    <w:rsid w:val="00922D60"/>
    <w:rsid w:val="00927389"/>
    <w:rsid w:val="0092780B"/>
    <w:rsid w:val="0093213D"/>
    <w:rsid w:val="0093243A"/>
    <w:rsid w:val="0094371B"/>
    <w:rsid w:val="00946F26"/>
    <w:rsid w:val="00947740"/>
    <w:rsid w:val="00963667"/>
    <w:rsid w:val="00983E03"/>
    <w:rsid w:val="00984068"/>
    <w:rsid w:val="00984CB2"/>
    <w:rsid w:val="009909BD"/>
    <w:rsid w:val="009A662F"/>
    <w:rsid w:val="009A7C43"/>
    <w:rsid w:val="009B0A80"/>
    <w:rsid w:val="009B6044"/>
    <w:rsid w:val="009B77B7"/>
    <w:rsid w:val="009C0F52"/>
    <w:rsid w:val="009C2208"/>
    <w:rsid w:val="009C5665"/>
    <w:rsid w:val="009D6841"/>
    <w:rsid w:val="009E018D"/>
    <w:rsid w:val="009E6CB9"/>
    <w:rsid w:val="009F07CC"/>
    <w:rsid w:val="009F0A8F"/>
    <w:rsid w:val="009F4CD7"/>
    <w:rsid w:val="009F566B"/>
    <w:rsid w:val="00A061FE"/>
    <w:rsid w:val="00A10A74"/>
    <w:rsid w:val="00A12551"/>
    <w:rsid w:val="00A1333D"/>
    <w:rsid w:val="00A224E1"/>
    <w:rsid w:val="00A22634"/>
    <w:rsid w:val="00A23E28"/>
    <w:rsid w:val="00A253FC"/>
    <w:rsid w:val="00A262B6"/>
    <w:rsid w:val="00A308A6"/>
    <w:rsid w:val="00A41286"/>
    <w:rsid w:val="00A4129C"/>
    <w:rsid w:val="00A41754"/>
    <w:rsid w:val="00A41BD7"/>
    <w:rsid w:val="00A6737C"/>
    <w:rsid w:val="00A7330A"/>
    <w:rsid w:val="00A75700"/>
    <w:rsid w:val="00A826D3"/>
    <w:rsid w:val="00A835CC"/>
    <w:rsid w:val="00A941CE"/>
    <w:rsid w:val="00A951A5"/>
    <w:rsid w:val="00AA1072"/>
    <w:rsid w:val="00AA1F46"/>
    <w:rsid w:val="00AA3E88"/>
    <w:rsid w:val="00AA49C8"/>
    <w:rsid w:val="00AA5393"/>
    <w:rsid w:val="00AB0EC2"/>
    <w:rsid w:val="00AB67CF"/>
    <w:rsid w:val="00AC2804"/>
    <w:rsid w:val="00AD1D77"/>
    <w:rsid w:val="00AD3FBD"/>
    <w:rsid w:val="00AD6BB4"/>
    <w:rsid w:val="00AD7B7C"/>
    <w:rsid w:val="00AE35C8"/>
    <w:rsid w:val="00AE76A2"/>
    <w:rsid w:val="00AF30EF"/>
    <w:rsid w:val="00AF42CB"/>
    <w:rsid w:val="00B026E0"/>
    <w:rsid w:val="00B03162"/>
    <w:rsid w:val="00B047CB"/>
    <w:rsid w:val="00B20380"/>
    <w:rsid w:val="00B22A93"/>
    <w:rsid w:val="00B22BC7"/>
    <w:rsid w:val="00B27A71"/>
    <w:rsid w:val="00B32DE9"/>
    <w:rsid w:val="00B35671"/>
    <w:rsid w:val="00B376D8"/>
    <w:rsid w:val="00B41F2D"/>
    <w:rsid w:val="00B43F71"/>
    <w:rsid w:val="00B47114"/>
    <w:rsid w:val="00B51EB6"/>
    <w:rsid w:val="00B6223E"/>
    <w:rsid w:val="00B65376"/>
    <w:rsid w:val="00B71025"/>
    <w:rsid w:val="00B716D2"/>
    <w:rsid w:val="00B724B8"/>
    <w:rsid w:val="00B8207F"/>
    <w:rsid w:val="00B83242"/>
    <w:rsid w:val="00B921FA"/>
    <w:rsid w:val="00BA012B"/>
    <w:rsid w:val="00BA44FE"/>
    <w:rsid w:val="00BA4541"/>
    <w:rsid w:val="00BB5D10"/>
    <w:rsid w:val="00BC7E50"/>
    <w:rsid w:val="00BE427A"/>
    <w:rsid w:val="00BE6EF2"/>
    <w:rsid w:val="00BF033A"/>
    <w:rsid w:val="00C03BCF"/>
    <w:rsid w:val="00C05496"/>
    <w:rsid w:val="00C12AE3"/>
    <w:rsid w:val="00C135B9"/>
    <w:rsid w:val="00C13FE5"/>
    <w:rsid w:val="00C1793F"/>
    <w:rsid w:val="00C223D4"/>
    <w:rsid w:val="00C24E18"/>
    <w:rsid w:val="00C24EE9"/>
    <w:rsid w:val="00C267A4"/>
    <w:rsid w:val="00C329B0"/>
    <w:rsid w:val="00C34F51"/>
    <w:rsid w:val="00C361A2"/>
    <w:rsid w:val="00C445F8"/>
    <w:rsid w:val="00C5154C"/>
    <w:rsid w:val="00C52DC7"/>
    <w:rsid w:val="00C5630B"/>
    <w:rsid w:val="00C61913"/>
    <w:rsid w:val="00C61FBC"/>
    <w:rsid w:val="00C749E8"/>
    <w:rsid w:val="00C74CFA"/>
    <w:rsid w:val="00C80AC2"/>
    <w:rsid w:val="00C82983"/>
    <w:rsid w:val="00C95B26"/>
    <w:rsid w:val="00CA436E"/>
    <w:rsid w:val="00CB3748"/>
    <w:rsid w:val="00CC1C19"/>
    <w:rsid w:val="00CC39C8"/>
    <w:rsid w:val="00CC6E45"/>
    <w:rsid w:val="00CE6597"/>
    <w:rsid w:val="00CF239F"/>
    <w:rsid w:val="00CF2852"/>
    <w:rsid w:val="00CF3A7B"/>
    <w:rsid w:val="00CF6841"/>
    <w:rsid w:val="00D12FA9"/>
    <w:rsid w:val="00D20820"/>
    <w:rsid w:val="00D31B74"/>
    <w:rsid w:val="00D4392C"/>
    <w:rsid w:val="00D52103"/>
    <w:rsid w:val="00D5748A"/>
    <w:rsid w:val="00D57649"/>
    <w:rsid w:val="00D5784C"/>
    <w:rsid w:val="00D710E4"/>
    <w:rsid w:val="00D717D1"/>
    <w:rsid w:val="00D74F3A"/>
    <w:rsid w:val="00D76CCA"/>
    <w:rsid w:val="00D824D8"/>
    <w:rsid w:val="00D8609C"/>
    <w:rsid w:val="00D9445E"/>
    <w:rsid w:val="00D9518F"/>
    <w:rsid w:val="00D967F9"/>
    <w:rsid w:val="00D971BC"/>
    <w:rsid w:val="00DA33FD"/>
    <w:rsid w:val="00DA6AB5"/>
    <w:rsid w:val="00DB0214"/>
    <w:rsid w:val="00DB202E"/>
    <w:rsid w:val="00DB2BD6"/>
    <w:rsid w:val="00DB4F07"/>
    <w:rsid w:val="00DB7697"/>
    <w:rsid w:val="00DC28AA"/>
    <w:rsid w:val="00DC3B97"/>
    <w:rsid w:val="00DC5D12"/>
    <w:rsid w:val="00DD0073"/>
    <w:rsid w:val="00DD3CDE"/>
    <w:rsid w:val="00DD70E1"/>
    <w:rsid w:val="00DE243A"/>
    <w:rsid w:val="00E01A44"/>
    <w:rsid w:val="00E10F12"/>
    <w:rsid w:val="00E11C84"/>
    <w:rsid w:val="00E1297D"/>
    <w:rsid w:val="00E21945"/>
    <w:rsid w:val="00E21A63"/>
    <w:rsid w:val="00E25A5F"/>
    <w:rsid w:val="00E27C42"/>
    <w:rsid w:val="00E33ED1"/>
    <w:rsid w:val="00E34423"/>
    <w:rsid w:val="00E368A7"/>
    <w:rsid w:val="00E46E63"/>
    <w:rsid w:val="00E50235"/>
    <w:rsid w:val="00E535DE"/>
    <w:rsid w:val="00E546D8"/>
    <w:rsid w:val="00E54E58"/>
    <w:rsid w:val="00E55ACC"/>
    <w:rsid w:val="00E56E6F"/>
    <w:rsid w:val="00E576A8"/>
    <w:rsid w:val="00E638FB"/>
    <w:rsid w:val="00E762F9"/>
    <w:rsid w:val="00E81020"/>
    <w:rsid w:val="00E84006"/>
    <w:rsid w:val="00E91B9E"/>
    <w:rsid w:val="00E96534"/>
    <w:rsid w:val="00E965AF"/>
    <w:rsid w:val="00EA3508"/>
    <w:rsid w:val="00EA621A"/>
    <w:rsid w:val="00EB0640"/>
    <w:rsid w:val="00EB21C4"/>
    <w:rsid w:val="00ED259E"/>
    <w:rsid w:val="00ED3550"/>
    <w:rsid w:val="00ED3B72"/>
    <w:rsid w:val="00EE0329"/>
    <w:rsid w:val="00EE630D"/>
    <w:rsid w:val="00EE64FA"/>
    <w:rsid w:val="00EF1611"/>
    <w:rsid w:val="00EF45D8"/>
    <w:rsid w:val="00F020FD"/>
    <w:rsid w:val="00F0216B"/>
    <w:rsid w:val="00F06E9E"/>
    <w:rsid w:val="00F20C9F"/>
    <w:rsid w:val="00F2321B"/>
    <w:rsid w:val="00F2364A"/>
    <w:rsid w:val="00F25D0B"/>
    <w:rsid w:val="00F33308"/>
    <w:rsid w:val="00F354FD"/>
    <w:rsid w:val="00F44486"/>
    <w:rsid w:val="00F5045A"/>
    <w:rsid w:val="00F51FC4"/>
    <w:rsid w:val="00F55677"/>
    <w:rsid w:val="00F62FF1"/>
    <w:rsid w:val="00F65752"/>
    <w:rsid w:val="00F66BC3"/>
    <w:rsid w:val="00F67905"/>
    <w:rsid w:val="00F844F9"/>
    <w:rsid w:val="00F90D77"/>
    <w:rsid w:val="00F9476D"/>
    <w:rsid w:val="00F975BD"/>
    <w:rsid w:val="00FA3289"/>
    <w:rsid w:val="00FB0331"/>
    <w:rsid w:val="00FC2D42"/>
    <w:rsid w:val="00FC3FD5"/>
    <w:rsid w:val="00FC667E"/>
    <w:rsid w:val="00FC75C8"/>
    <w:rsid w:val="00FD32A6"/>
    <w:rsid w:val="00FD7E00"/>
    <w:rsid w:val="00FE472A"/>
    <w:rsid w:val="00FE5514"/>
    <w:rsid w:val="00FF626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02EF50C9"/>
  <w15:docId w15:val="{80EFBB2F-2FB0-4FAC-B06B-C4AE7DA5D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Cabealho1">
    <w:name w:val="heading 1"/>
    <w:basedOn w:val="Normal"/>
    <w:next w:val="Normal"/>
    <w:link w:val="Cabealho1Carter"/>
    <w:uiPriority w:val="9"/>
    <w:qFormat/>
    <w:rsid w:val="00621B5D"/>
    <w:pPr>
      <w:keepNext/>
      <w:keepLines/>
      <w:spacing w:before="480"/>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8C51D6"/>
    <w:pPr>
      <w:keepNext/>
      <w:keepLines/>
      <w:spacing w:before="200"/>
      <w:outlineLvl w:val="1"/>
    </w:pPr>
    <w:rPr>
      <w:rFonts w:eastAsiaTheme="majorEastAsia" w:cstheme="majorBidi"/>
      <w:b/>
      <w:bCs/>
      <w:sz w:val="26"/>
      <w:szCs w:val="26"/>
    </w:rPr>
  </w:style>
  <w:style w:type="paragraph" w:styleId="Cabealho3">
    <w:name w:val="heading 3"/>
    <w:basedOn w:val="Normal"/>
    <w:next w:val="Normal"/>
    <w:link w:val="Cabealho3Carter"/>
    <w:uiPriority w:val="9"/>
    <w:unhideWhenUsed/>
    <w:qFormat/>
    <w:rsid w:val="00621B5D"/>
    <w:pPr>
      <w:keepNext/>
      <w:keepLines/>
      <w:spacing w:before="200"/>
      <w:outlineLvl w:val="2"/>
    </w:pPr>
    <w:rPr>
      <w:rFonts w:eastAsiaTheme="majorEastAsia" w:cstheme="majorBidi"/>
      <w:b/>
      <w:bCs/>
      <w:sz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F2321B"/>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F2321B"/>
    <w:rPr>
      <w:rFonts w:ascii="Tahoma" w:hAnsi="Tahoma" w:cs="Tahoma"/>
      <w:sz w:val="16"/>
      <w:szCs w:val="16"/>
    </w:rPr>
  </w:style>
  <w:style w:type="character" w:customStyle="1" w:styleId="Cabealho1Carter">
    <w:name w:val="Cabeçalho 1 Caráter"/>
    <w:basedOn w:val="Tipodeletrapredefinidodopargrafo"/>
    <w:link w:val="Cabealho1"/>
    <w:uiPriority w:val="9"/>
    <w:rsid w:val="00621B5D"/>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8C51D6"/>
    <w:rPr>
      <w:rFonts w:ascii="Times New Roman" w:eastAsiaTheme="majorEastAsia" w:hAnsi="Times New Roman" w:cstheme="majorBidi"/>
      <w:b/>
      <w:bCs/>
      <w:sz w:val="26"/>
      <w:szCs w:val="26"/>
    </w:rPr>
  </w:style>
  <w:style w:type="paragraph" w:styleId="ndice1">
    <w:name w:val="toc 1"/>
    <w:basedOn w:val="Normal"/>
    <w:next w:val="Normal"/>
    <w:autoRedefine/>
    <w:uiPriority w:val="39"/>
    <w:unhideWhenUsed/>
    <w:rsid w:val="00327B46"/>
    <w:pPr>
      <w:tabs>
        <w:tab w:val="left" w:pos="660"/>
        <w:tab w:val="right" w:leader="dot" w:pos="8494"/>
      </w:tabs>
      <w:spacing w:before="120" w:after="120"/>
      <w:jc w:val="left"/>
    </w:pPr>
    <w:rPr>
      <w:rFonts w:asciiTheme="minorHAnsi" w:hAnsiTheme="minorHAnsi"/>
      <w:b/>
      <w:bCs/>
      <w:caps/>
      <w:noProof/>
      <w:sz w:val="20"/>
      <w:szCs w:val="20"/>
    </w:rPr>
  </w:style>
  <w:style w:type="paragraph" w:styleId="ndice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ndice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ndice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ndice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ndice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ndice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ndice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ndice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iperligao">
    <w:name w:val="Hyperlink"/>
    <w:basedOn w:val="Tipodeletrapredefinidodopargrafo"/>
    <w:uiPriority w:val="99"/>
    <w:unhideWhenUsed/>
    <w:rsid w:val="000E496B"/>
    <w:rPr>
      <w:color w:val="5F5F5F" w:themeColor="hyperlink"/>
      <w:u w:val="single"/>
    </w:rPr>
  </w:style>
  <w:style w:type="character" w:customStyle="1" w:styleId="Cabealho3Carter">
    <w:name w:val="Cabeçalho 3 Caráter"/>
    <w:basedOn w:val="Tipodeletrapredefinidodopargrafo"/>
    <w:link w:val="Cabealho3"/>
    <w:uiPriority w:val="9"/>
    <w:rsid w:val="00621B5D"/>
    <w:rPr>
      <w:rFonts w:ascii="Times New Roman" w:eastAsiaTheme="majorEastAsia" w:hAnsi="Times New Roman" w:cstheme="majorBidi"/>
      <w:b/>
      <w:bCs/>
      <w:sz w:val="26"/>
    </w:rPr>
  </w:style>
  <w:style w:type="paragraph" w:styleId="PargrafodaLista">
    <w:name w:val="List Paragraph"/>
    <w:basedOn w:val="Normal"/>
    <w:uiPriority w:val="34"/>
    <w:qFormat/>
    <w:rsid w:val="00983E03"/>
    <w:pPr>
      <w:ind w:left="720"/>
      <w:contextualSpacing/>
    </w:pPr>
  </w:style>
  <w:style w:type="paragraph" w:styleId="Cabealho">
    <w:name w:val="header"/>
    <w:basedOn w:val="Normal"/>
    <w:link w:val="CabealhoCarter"/>
    <w:uiPriority w:val="99"/>
    <w:unhideWhenUsed/>
    <w:rsid w:val="000614E1"/>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0614E1"/>
    <w:rPr>
      <w:rFonts w:ascii="Times New Roman" w:hAnsi="Times New Roman"/>
    </w:rPr>
  </w:style>
  <w:style w:type="paragraph" w:styleId="Rodap">
    <w:name w:val="footer"/>
    <w:basedOn w:val="Normal"/>
    <w:link w:val="RodapCarter"/>
    <w:uiPriority w:val="99"/>
    <w:unhideWhenUsed/>
    <w:rsid w:val="000614E1"/>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0614E1"/>
    <w:rPr>
      <w:rFonts w:ascii="Times New Roman" w:hAnsi="Times New Roman"/>
    </w:rPr>
  </w:style>
  <w:style w:type="paragraph" w:styleId="Legenda">
    <w:name w:val="caption"/>
    <w:basedOn w:val="Normal"/>
    <w:next w:val="Normal"/>
    <w:uiPriority w:val="35"/>
    <w:unhideWhenUsed/>
    <w:qFormat/>
    <w:rsid w:val="004B079E"/>
    <w:pPr>
      <w:spacing w:after="200" w:line="240" w:lineRule="auto"/>
      <w:jc w:val="center"/>
    </w:pPr>
    <w:rPr>
      <w:b/>
      <w:bCs/>
      <w:sz w:val="18"/>
      <w:szCs w:val="18"/>
    </w:rPr>
  </w:style>
  <w:style w:type="paragraph" w:styleId="ndicedeilustraes">
    <w:name w:val="table of figures"/>
    <w:basedOn w:val="Normal"/>
    <w:next w:val="Normal"/>
    <w:uiPriority w:val="99"/>
    <w:unhideWhenUsed/>
    <w:rsid w:val="00C34F51"/>
  </w:style>
  <w:style w:type="table" w:styleId="TabelacomGrelha">
    <w:name w:val="Table Grid"/>
    <w:basedOn w:val="Tabela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semiHidden/>
    <w:rsid w:val="00471590"/>
    <w:rPr>
      <w:color w:val="808080"/>
    </w:rPr>
  </w:style>
  <w:style w:type="paragraph" w:styleId="Textodenotaderodap">
    <w:name w:val="footnote text"/>
    <w:basedOn w:val="Normal"/>
    <w:link w:val="TextodenotaderodapCarter"/>
    <w:uiPriority w:val="99"/>
    <w:semiHidden/>
    <w:unhideWhenUsed/>
    <w:rsid w:val="00B27A71"/>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B27A71"/>
    <w:rPr>
      <w:rFonts w:ascii="Times New Roman" w:hAnsi="Times New Roman"/>
      <w:sz w:val="20"/>
      <w:szCs w:val="20"/>
    </w:rPr>
  </w:style>
  <w:style w:type="character" w:styleId="Refdenotaderodap">
    <w:name w:val="footnote reference"/>
    <w:basedOn w:val="Tipodeletrapredefinidodopargrafo"/>
    <w:uiPriority w:val="99"/>
    <w:semiHidden/>
    <w:unhideWhenUsed/>
    <w:rsid w:val="00B27A71"/>
    <w:rPr>
      <w:vertAlign w:val="superscript"/>
    </w:rPr>
  </w:style>
  <w:style w:type="paragraph" w:styleId="Bibliografia">
    <w:name w:val="Bibliography"/>
    <w:basedOn w:val="Normal"/>
    <w:next w:val="Normal"/>
    <w:uiPriority w:val="37"/>
    <w:unhideWhenUsed/>
    <w:rsid w:val="00AD7B7C"/>
  </w:style>
  <w:style w:type="character" w:customStyle="1" w:styleId="shorttext">
    <w:name w:val="short_text"/>
    <w:basedOn w:val="Tipodeletrapredefinidodopargrafo"/>
    <w:rsid w:val="001609BF"/>
  </w:style>
  <w:style w:type="character" w:styleId="Refdecomentrio">
    <w:name w:val="annotation reference"/>
    <w:basedOn w:val="Tipodeletrapredefinidodopargrafo"/>
    <w:uiPriority w:val="99"/>
    <w:semiHidden/>
    <w:unhideWhenUsed/>
    <w:rsid w:val="0060274E"/>
    <w:rPr>
      <w:sz w:val="16"/>
      <w:szCs w:val="16"/>
    </w:rPr>
  </w:style>
  <w:style w:type="paragraph" w:styleId="Textodecomentrio">
    <w:name w:val="annotation text"/>
    <w:basedOn w:val="Normal"/>
    <w:link w:val="TextodecomentrioCarter"/>
    <w:uiPriority w:val="99"/>
    <w:semiHidden/>
    <w:unhideWhenUsed/>
    <w:rsid w:val="0060274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0274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60274E"/>
    <w:rPr>
      <w:b/>
      <w:bCs/>
    </w:rPr>
  </w:style>
  <w:style w:type="character" w:customStyle="1" w:styleId="AssuntodecomentrioCarter">
    <w:name w:val="Assunto de comentário Caráter"/>
    <w:basedOn w:val="TextodecomentrioCarter"/>
    <w:link w:val="Assuntodecomentrio"/>
    <w:uiPriority w:val="99"/>
    <w:semiHidden/>
    <w:rsid w:val="0060274E"/>
    <w:rPr>
      <w:rFonts w:ascii="Times New Roman" w:hAnsi="Times New Roman"/>
      <w:b/>
      <w:bCs/>
      <w:sz w:val="20"/>
      <w:szCs w:val="20"/>
    </w:rPr>
  </w:style>
  <w:style w:type="character" w:customStyle="1" w:styleId="irreg">
    <w:name w:val="irreg"/>
    <w:basedOn w:val="Tipodeletrapredefinidodopargrafo"/>
    <w:rsid w:val="008C1932"/>
  </w:style>
  <w:style w:type="character" w:customStyle="1" w:styleId="selectable">
    <w:name w:val="selectable"/>
    <w:basedOn w:val="Tipodeletrapredefinidodopargrafo"/>
    <w:rsid w:val="00C80AC2"/>
  </w:style>
  <w:style w:type="character" w:customStyle="1" w:styleId="tlid-translation">
    <w:name w:val="tlid-translation"/>
    <w:basedOn w:val="Tipodeletrapredefinidodopargrafo"/>
    <w:rsid w:val="00AF42CB"/>
  </w:style>
  <w:style w:type="character" w:styleId="Forte">
    <w:name w:val="Strong"/>
    <w:basedOn w:val="Tipodeletrapredefinidodopargrafo"/>
    <w:uiPriority w:val="22"/>
    <w:qFormat/>
    <w:rsid w:val="00067D28"/>
    <w:rPr>
      <w:b/>
      <w:bCs/>
    </w:rPr>
  </w:style>
  <w:style w:type="paragraph" w:styleId="Reviso">
    <w:name w:val="Revision"/>
    <w:hidden/>
    <w:uiPriority w:val="99"/>
    <w:semiHidden/>
    <w:rsid w:val="0065317A"/>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19850">
      <w:bodyDiv w:val="1"/>
      <w:marLeft w:val="0"/>
      <w:marRight w:val="0"/>
      <w:marTop w:val="0"/>
      <w:marBottom w:val="0"/>
      <w:divBdr>
        <w:top w:val="none" w:sz="0" w:space="0" w:color="auto"/>
        <w:left w:val="none" w:sz="0" w:space="0" w:color="auto"/>
        <w:bottom w:val="none" w:sz="0" w:space="0" w:color="auto"/>
        <w:right w:val="none" w:sz="0" w:space="0" w:color="auto"/>
      </w:divBdr>
    </w:div>
    <w:div w:id="137303790">
      <w:bodyDiv w:val="1"/>
      <w:marLeft w:val="0"/>
      <w:marRight w:val="0"/>
      <w:marTop w:val="0"/>
      <w:marBottom w:val="0"/>
      <w:divBdr>
        <w:top w:val="none" w:sz="0" w:space="0" w:color="auto"/>
        <w:left w:val="none" w:sz="0" w:space="0" w:color="auto"/>
        <w:bottom w:val="none" w:sz="0" w:space="0" w:color="auto"/>
        <w:right w:val="none" w:sz="0" w:space="0" w:color="auto"/>
      </w:divBdr>
    </w:div>
    <w:div w:id="217320724">
      <w:bodyDiv w:val="1"/>
      <w:marLeft w:val="0"/>
      <w:marRight w:val="0"/>
      <w:marTop w:val="0"/>
      <w:marBottom w:val="0"/>
      <w:divBdr>
        <w:top w:val="none" w:sz="0" w:space="0" w:color="auto"/>
        <w:left w:val="none" w:sz="0" w:space="0" w:color="auto"/>
        <w:bottom w:val="none" w:sz="0" w:space="0" w:color="auto"/>
        <w:right w:val="none" w:sz="0" w:space="0" w:color="auto"/>
      </w:divBdr>
    </w:div>
    <w:div w:id="235864530">
      <w:bodyDiv w:val="1"/>
      <w:marLeft w:val="0"/>
      <w:marRight w:val="0"/>
      <w:marTop w:val="0"/>
      <w:marBottom w:val="0"/>
      <w:divBdr>
        <w:top w:val="none" w:sz="0" w:space="0" w:color="auto"/>
        <w:left w:val="none" w:sz="0" w:space="0" w:color="auto"/>
        <w:bottom w:val="none" w:sz="0" w:space="0" w:color="auto"/>
        <w:right w:val="none" w:sz="0" w:space="0" w:color="auto"/>
      </w:divBdr>
    </w:div>
    <w:div w:id="271011449">
      <w:bodyDiv w:val="1"/>
      <w:marLeft w:val="0"/>
      <w:marRight w:val="0"/>
      <w:marTop w:val="0"/>
      <w:marBottom w:val="0"/>
      <w:divBdr>
        <w:top w:val="none" w:sz="0" w:space="0" w:color="auto"/>
        <w:left w:val="none" w:sz="0" w:space="0" w:color="auto"/>
        <w:bottom w:val="none" w:sz="0" w:space="0" w:color="auto"/>
        <w:right w:val="none" w:sz="0" w:space="0" w:color="auto"/>
      </w:divBdr>
    </w:div>
    <w:div w:id="276840861">
      <w:bodyDiv w:val="1"/>
      <w:marLeft w:val="0"/>
      <w:marRight w:val="0"/>
      <w:marTop w:val="0"/>
      <w:marBottom w:val="0"/>
      <w:divBdr>
        <w:top w:val="none" w:sz="0" w:space="0" w:color="auto"/>
        <w:left w:val="none" w:sz="0" w:space="0" w:color="auto"/>
        <w:bottom w:val="none" w:sz="0" w:space="0" w:color="auto"/>
        <w:right w:val="none" w:sz="0" w:space="0" w:color="auto"/>
      </w:divBdr>
    </w:div>
    <w:div w:id="324600202">
      <w:bodyDiv w:val="1"/>
      <w:marLeft w:val="0"/>
      <w:marRight w:val="0"/>
      <w:marTop w:val="0"/>
      <w:marBottom w:val="0"/>
      <w:divBdr>
        <w:top w:val="none" w:sz="0" w:space="0" w:color="auto"/>
        <w:left w:val="none" w:sz="0" w:space="0" w:color="auto"/>
        <w:bottom w:val="none" w:sz="0" w:space="0" w:color="auto"/>
        <w:right w:val="none" w:sz="0" w:space="0" w:color="auto"/>
      </w:divBdr>
    </w:div>
    <w:div w:id="437455875">
      <w:bodyDiv w:val="1"/>
      <w:marLeft w:val="0"/>
      <w:marRight w:val="0"/>
      <w:marTop w:val="0"/>
      <w:marBottom w:val="0"/>
      <w:divBdr>
        <w:top w:val="none" w:sz="0" w:space="0" w:color="auto"/>
        <w:left w:val="none" w:sz="0" w:space="0" w:color="auto"/>
        <w:bottom w:val="none" w:sz="0" w:space="0" w:color="auto"/>
        <w:right w:val="none" w:sz="0" w:space="0" w:color="auto"/>
      </w:divBdr>
    </w:div>
    <w:div w:id="447626141">
      <w:bodyDiv w:val="1"/>
      <w:marLeft w:val="0"/>
      <w:marRight w:val="0"/>
      <w:marTop w:val="0"/>
      <w:marBottom w:val="0"/>
      <w:divBdr>
        <w:top w:val="none" w:sz="0" w:space="0" w:color="auto"/>
        <w:left w:val="none" w:sz="0" w:space="0" w:color="auto"/>
        <w:bottom w:val="none" w:sz="0" w:space="0" w:color="auto"/>
        <w:right w:val="none" w:sz="0" w:space="0" w:color="auto"/>
      </w:divBdr>
    </w:div>
    <w:div w:id="470253342">
      <w:bodyDiv w:val="1"/>
      <w:marLeft w:val="0"/>
      <w:marRight w:val="0"/>
      <w:marTop w:val="0"/>
      <w:marBottom w:val="0"/>
      <w:divBdr>
        <w:top w:val="none" w:sz="0" w:space="0" w:color="auto"/>
        <w:left w:val="none" w:sz="0" w:space="0" w:color="auto"/>
        <w:bottom w:val="none" w:sz="0" w:space="0" w:color="auto"/>
        <w:right w:val="none" w:sz="0" w:space="0" w:color="auto"/>
      </w:divBdr>
    </w:div>
    <w:div w:id="607397363">
      <w:bodyDiv w:val="1"/>
      <w:marLeft w:val="0"/>
      <w:marRight w:val="0"/>
      <w:marTop w:val="0"/>
      <w:marBottom w:val="0"/>
      <w:divBdr>
        <w:top w:val="none" w:sz="0" w:space="0" w:color="auto"/>
        <w:left w:val="none" w:sz="0" w:space="0" w:color="auto"/>
        <w:bottom w:val="none" w:sz="0" w:space="0" w:color="auto"/>
        <w:right w:val="none" w:sz="0" w:space="0" w:color="auto"/>
      </w:divBdr>
    </w:div>
    <w:div w:id="607588178">
      <w:bodyDiv w:val="1"/>
      <w:marLeft w:val="0"/>
      <w:marRight w:val="0"/>
      <w:marTop w:val="0"/>
      <w:marBottom w:val="0"/>
      <w:divBdr>
        <w:top w:val="none" w:sz="0" w:space="0" w:color="auto"/>
        <w:left w:val="none" w:sz="0" w:space="0" w:color="auto"/>
        <w:bottom w:val="none" w:sz="0" w:space="0" w:color="auto"/>
        <w:right w:val="none" w:sz="0" w:space="0" w:color="auto"/>
      </w:divBdr>
    </w:div>
    <w:div w:id="636496982">
      <w:bodyDiv w:val="1"/>
      <w:marLeft w:val="0"/>
      <w:marRight w:val="0"/>
      <w:marTop w:val="0"/>
      <w:marBottom w:val="0"/>
      <w:divBdr>
        <w:top w:val="none" w:sz="0" w:space="0" w:color="auto"/>
        <w:left w:val="none" w:sz="0" w:space="0" w:color="auto"/>
        <w:bottom w:val="none" w:sz="0" w:space="0" w:color="auto"/>
        <w:right w:val="none" w:sz="0" w:space="0" w:color="auto"/>
      </w:divBdr>
    </w:div>
    <w:div w:id="638923943">
      <w:bodyDiv w:val="1"/>
      <w:marLeft w:val="0"/>
      <w:marRight w:val="0"/>
      <w:marTop w:val="0"/>
      <w:marBottom w:val="0"/>
      <w:divBdr>
        <w:top w:val="none" w:sz="0" w:space="0" w:color="auto"/>
        <w:left w:val="none" w:sz="0" w:space="0" w:color="auto"/>
        <w:bottom w:val="none" w:sz="0" w:space="0" w:color="auto"/>
        <w:right w:val="none" w:sz="0" w:space="0" w:color="auto"/>
      </w:divBdr>
    </w:div>
    <w:div w:id="842547517">
      <w:bodyDiv w:val="1"/>
      <w:marLeft w:val="0"/>
      <w:marRight w:val="0"/>
      <w:marTop w:val="0"/>
      <w:marBottom w:val="0"/>
      <w:divBdr>
        <w:top w:val="none" w:sz="0" w:space="0" w:color="auto"/>
        <w:left w:val="none" w:sz="0" w:space="0" w:color="auto"/>
        <w:bottom w:val="none" w:sz="0" w:space="0" w:color="auto"/>
        <w:right w:val="none" w:sz="0" w:space="0" w:color="auto"/>
      </w:divBdr>
    </w:div>
    <w:div w:id="895697552">
      <w:bodyDiv w:val="1"/>
      <w:marLeft w:val="0"/>
      <w:marRight w:val="0"/>
      <w:marTop w:val="0"/>
      <w:marBottom w:val="0"/>
      <w:divBdr>
        <w:top w:val="none" w:sz="0" w:space="0" w:color="auto"/>
        <w:left w:val="none" w:sz="0" w:space="0" w:color="auto"/>
        <w:bottom w:val="none" w:sz="0" w:space="0" w:color="auto"/>
        <w:right w:val="none" w:sz="0" w:space="0" w:color="auto"/>
      </w:divBdr>
    </w:div>
    <w:div w:id="909463457">
      <w:bodyDiv w:val="1"/>
      <w:marLeft w:val="0"/>
      <w:marRight w:val="0"/>
      <w:marTop w:val="0"/>
      <w:marBottom w:val="0"/>
      <w:divBdr>
        <w:top w:val="none" w:sz="0" w:space="0" w:color="auto"/>
        <w:left w:val="none" w:sz="0" w:space="0" w:color="auto"/>
        <w:bottom w:val="none" w:sz="0" w:space="0" w:color="auto"/>
        <w:right w:val="none" w:sz="0" w:space="0" w:color="auto"/>
      </w:divBdr>
    </w:div>
    <w:div w:id="926116661">
      <w:bodyDiv w:val="1"/>
      <w:marLeft w:val="0"/>
      <w:marRight w:val="0"/>
      <w:marTop w:val="0"/>
      <w:marBottom w:val="0"/>
      <w:divBdr>
        <w:top w:val="none" w:sz="0" w:space="0" w:color="auto"/>
        <w:left w:val="none" w:sz="0" w:space="0" w:color="auto"/>
        <w:bottom w:val="none" w:sz="0" w:space="0" w:color="auto"/>
        <w:right w:val="none" w:sz="0" w:space="0" w:color="auto"/>
      </w:divBdr>
    </w:div>
    <w:div w:id="995184819">
      <w:bodyDiv w:val="1"/>
      <w:marLeft w:val="0"/>
      <w:marRight w:val="0"/>
      <w:marTop w:val="0"/>
      <w:marBottom w:val="0"/>
      <w:divBdr>
        <w:top w:val="none" w:sz="0" w:space="0" w:color="auto"/>
        <w:left w:val="none" w:sz="0" w:space="0" w:color="auto"/>
        <w:bottom w:val="none" w:sz="0" w:space="0" w:color="auto"/>
        <w:right w:val="none" w:sz="0" w:space="0" w:color="auto"/>
      </w:divBdr>
    </w:div>
    <w:div w:id="1011373391">
      <w:bodyDiv w:val="1"/>
      <w:marLeft w:val="0"/>
      <w:marRight w:val="0"/>
      <w:marTop w:val="0"/>
      <w:marBottom w:val="0"/>
      <w:divBdr>
        <w:top w:val="none" w:sz="0" w:space="0" w:color="auto"/>
        <w:left w:val="none" w:sz="0" w:space="0" w:color="auto"/>
        <w:bottom w:val="none" w:sz="0" w:space="0" w:color="auto"/>
        <w:right w:val="none" w:sz="0" w:space="0" w:color="auto"/>
      </w:divBdr>
    </w:div>
    <w:div w:id="1024289537">
      <w:bodyDiv w:val="1"/>
      <w:marLeft w:val="0"/>
      <w:marRight w:val="0"/>
      <w:marTop w:val="0"/>
      <w:marBottom w:val="0"/>
      <w:divBdr>
        <w:top w:val="none" w:sz="0" w:space="0" w:color="auto"/>
        <w:left w:val="none" w:sz="0" w:space="0" w:color="auto"/>
        <w:bottom w:val="none" w:sz="0" w:space="0" w:color="auto"/>
        <w:right w:val="none" w:sz="0" w:space="0" w:color="auto"/>
      </w:divBdr>
    </w:div>
    <w:div w:id="1157768397">
      <w:bodyDiv w:val="1"/>
      <w:marLeft w:val="0"/>
      <w:marRight w:val="0"/>
      <w:marTop w:val="0"/>
      <w:marBottom w:val="0"/>
      <w:divBdr>
        <w:top w:val="none" w:sz="0" w:space="0" w:color="auto"/>
        <w:left w:val="none" w:sz="0" w:space="0" w:color="auto"/>
        <w:bottom w:val="none" w:sz="0" w:space="0" w:color="auto"/>
        <w:right w:val="none" w:sz="0" w:space="0" w:color="auto"/>
      </w:divBdr>
    </w:div>
    <w:div w:id="1166360730">
      <w:bodyDiv w:val="1"/>
      <w:marLeft w:val="0"/>
      <w:marRight w:val="0"/>
      <w:marTop w:val="0"/>
      <w:marBottom w:val="0"/>
      <w:divBdr>
        <w:top w:val="none" w:sz="0" w:space="0" w:color="auto"/>
        <w:left w:val="none" w:sz="0" w:space="0" w:color="auto"/>
        <w:bottom w:val="none" w:sz="0" w:space="0" w:color="auto"/>
        <w:right w:val="none" w:sz="0" w:space="0" w:color="auto"/>
      </w:divBdr>
    </w:div>
    <w:div w:id="1218273442">
      <w:bodyDiv w:val="1"/>
      <w:marLeft w:val="0"/>
      <w:marRight w:val="0"/>
      <w:marTop w:val="0"/>
      <w:marBottom w:val="0"/>
      <w:divBdr>
        <w:top w:val="none" w:sz="0" w:space="0" w:color="auto"/>
        <w:left w:val="none" w:sz="0" w:space="0" w:color="auto"/>
        <w:bottom w:val="none" w:sz="0" w:space="0" w:color="auto"/>
        <w:right w:val="none" w:sz="0" w:space="0" w:color="auto"/>
      </w:divBdr>
    </w:div>
    <w:div w:id="1220749151">
      <w:bodyDiv w:val="1"/>
      <w:marLeft w:val="0"/>
      <w:marRight w:val="0"/>
      <w:marTop w:val="0"/>
      <w:marBottom w:val="0"/>
      <w:divBdr>
        <w:top w:val="none" w:sz="0" w:space="0" w:color="auto"/>
        <w:left w:val="none" w:sz="0" w:space="0" w:color="auto"/>
        <w:bottom w:val="none" w:sz="0" w:space="0" w:color="auto"/>
        <w:right w:val="none" w:sz="0" w:space="0" w:color="auto"/>
      </w:divBdr>
    </w:div>
    <w:div w:id="1284995191">
      <w:bodyDiv w:val="1"/>
      <w:marLeft w:val="0"/>
      <w:marRight w:val="0"/>
      <w:marTop w:val="0"/>
      <w:marBottom w:val="0"/>
      <w:divBdr>
        <w:top w:val="none" w:sz="0" w:space="0" w:color="auto"/>
        <w:left w:val="none" w:sz="0" w:space="0" w:color="auto"/>
        <w:bottom w:val="none" w:sz="0" w:space="0" w:color="auto"/>
        <w:right w:val="none" w:sz="0" w:space="0" w:color="auto"/>
      </w:divBdr>
    </w:div>
    <w:div w:id="1285888443">
      <w:bodyDiv w:val="1"/>
      <w:marLeft w:val="0"/>
      <w:marRight w:val="0"/>
      <w:marTop w:val="0"/>
      <w:marBottom w:val="0"/>
      <w:divBdr>
        <w:top w:val="none" w:sz="0" w:space="0" w:color="auto"/>
        <w:left w:val="none" w:sz="0" w:space="0" w:color="auto"/>
        <w:bottom w:val="none" w:sz="0" w:space="0" w:color="auto"/>
        <w:right w:val="none" w:sz="0" w:space="0" w:color="auto"/>
      </w:divBdr>
    </w:div>
    <w:div w:id="1348559920">
      <w:bodyDiv w:val="1"/>
      <w:marLeft w:val="0"/>
      <w:marRight w:val="0"/>
      <w:marTop w:val="0"/>
      <w:marBottom w:val="0"/>
      <w:divBdr>
        <w:top w:val="none" w:sz="0" w:space="0" w:color="auto"/>
        <w:left w:val="none" w:sz="0" w:space="0" w:color="auto"/>
        <w:bottom w:val="none" w:sz="0" w:space="0" w:color="auto"/>
        <w:right w:val="none" w:sz="0" w:space="0" w:color="auto"/>
      </w:divBdr>
    </w:div>
    <w:div w:id="1415323681">
      <w:bodyDiv w:val="1"/>
      <w:marLeft w:val="0"/>
      <w:marRight w:val="0"/>
      <w:marTop w:val="0"/>
      <w:marBottom w:val="0"/>
      <w:divBdr>
        <w:top w:val="none" w:sz="0" w:space="0" w:color="auto"/>
        <w:left w:val="none" w:sz="0" w:space="0" w:color="auto"/>
        <w:bottom w:val="none" w:sz="0" w:space="0" w:color="auto"/>
        <w:right w:val="none" w:sz="0" w:space="0" w:color="auto"/>
      </w:divBdr>
    </w:div>
    <w:div w:id="1489442112">
      <w:bodyDiv w:val="1"/>
      <w:marLeft w:val="0"/>
      <w:marRight w:val="0"/>
      <w:marTop w:val="0"/>
      <w:marBottom w:val="0"/>
      <w:divBdr>
        <w:top w:val="none" w:sz="0" w:space="0" w:color="auto"/>
        <w:left w:val="none" w:sz="0" w:space="0" w:color="auto"/>
        <w:bottom w:val="none" w:sz="0" w:space="0" w:color="auto"/>
        <w:right w:val="none" w:sz="0" w:space="0" w:color="auto"/>
      </w:divBdr>
    </w:div>
    <w:div w:id="1507594282">
      <w:bodyDiv w:val="1"/>
      <w:marLeft w:val="0"/>
      <w:marRight w:val="0"/>
      <w:marTop w:val="0"/>
      <w:marBottom w:val="0"/>
      <w:divBdr>
        <w:top w:val="none" w:sz="0" w:space="0" w:color="auto"/>
        <w:left w:val="none" w:sz="0" w:space="0" w:color="auto"/>
        <w:bottom w:val="none" w:sz="0" w:space="0" w:color="auto"/>
        <w:right w:val="none" w:sz="0" w:space="0" w:color="auto"/>
      </w:divBdr>
    </w:div>
    <w:div w:id="1525166054">
      <w:bodyDiv w:val="1"/>
      <w:marLeft w:val="0"/>
      <w:marRight w:val="0"/>
      <w:marTop w:val="0"/>
      <w:marBottom w:val="0"/>
      <w:divBdr>
        <w:top w:val="none" w:sz="0" w:space="0" w:color="auto"/>
        <w:left w:val="none" w:sz="0" w:space="0" w:color="auto"/>
        <w:bottom w:val="none" w:sz="0" w:space="0" w:color="auto"/>
        <w:right w:val="none" w:sz="0" w:space="0" w:color="auto"/>
      </w:divBdr>
    </w:div>
    <w:div w:id="1540824362">
      <w:bodyDiv w:val="1"/>
      <w:marLeft w:val="0"/>
      <w:marRight w:val="0"/>
      <w:marTop w:val="0"/>
      <w:marBottom w:val="0"/>
      <w:divBdr>
        <w:top w:val="none" w:sz="0" w:space="0" w:color="auto"/>
        <w:left w:val="none" w:sz="0" w:space="0" w:color="auto"/>
        <w:bottom w:val="none" w:sz="0" w:space="0" w:color="auto"/>
        <w:right w:val="none" w:sz="0" w:space="0" w:color="auto"/>
      </w:divBdr>
    </w:div>
    <w:div w:id="1554195690">
      <w:bodyDiv w:val="1"/>
      <w:marLeft w:val="0"/>
      <w:marRight w:val="0"/>
      <w:marTop w:val="0"/>
      <w:marBottom w:val="0"/>
      <w:divBdr>
        <w:top w:val="none" w:sz="0" w:space="0" w:color="auto"/>
        <w:left w:val="none" w:sz="0" w:space="0" w:color="auto"/>
        <w:bottom w:val="none" w:sz="0" w:space="0" w:color="auto"/>
        <w:right w:val="none" w:sz="0" w:space="0" w:color="auto"/>
      </w:divBdr>
    </w:div>
    <w:div w:id="1642728282">
      <w:bodyDiv w:val="1"/>
      <w:marLeft w:val="0"/>
      <w:marRight w:val="0"/>
      <w:marTop w:val="0"/>
      <w:marBottom w:val="0"/>
      <w:divBdr>
        <w:top w:val="none" w:sz="0" w:space="0" w:color="auto"/>
        <w:left w:val="none" w:sz="0" w:space="0" w:color="auto"/>
        <w:bottom w:val="none" w:sz="0" w:space="0" w:color="auto"/>
        <w:right w:val="none" w:sz="0" w:space="0" w:color="auto"/>
      </w:divBdr>
    </w:div>
    <w:div w:id="1660230484">
      <w:bodyDiv w:val="1"/>
      <w:marLeft w:val="0"/>
      <w:marRight w:val="0"/>
      <w:marTop w:val="0"/>
      <w:marBottom w:val="0"/>
      <w:divBdr>
        <w:top w:val="none" w:sz="0" w:space="0" w:color="auto"/>
        <w:left w:val="none" w:sz="0" w:space="0" w:color="auto"/>
        <w:bottom w:val="none" w:sz="0" w:space="0" w:color="auto"/>
        <w:right w:val="none" w:sz="0" w:space="0" w:color="auto"/>
      </w:divBdr>
    </w:div>
    <w:div w:id="1743941711">
      <w:bodyDiv w:val="1"/>
      <w:marLeft w:val="0"/>
      <w:marRight w:val="0"/>
      <w:marTop w:val="0"/>
      <w:marBottom w:val="0"/>
      <w:divBdr>
        <w:top w:val="none" w:sz="0" w:space="0" w:color="auto"/>
        <w:left w:val="none" w:sz="0" w:space="0" w:color="auto"/>
        <w:bottom w:val="none" w:sz="0" w:space="0" w:color="auto"/>
        <w:right w:val="none" w:sz="0" w:space="0" w:color="auto"/>
      </w:divBdr>
    </w:div>
    <w:div w:id="1828399503">
      <w:bodyDiv w:val="1"/>
      <w:marLeft w:val="0"/>
      <w:marRight w:val="0"/>
      <w:marTop w:val="0"/>
      <w:marBottom w:val="0"/>
      <w:divBdr>
        <w:top w:val="none" w:sz="0" w:space="0" w:color="auto"/>
        <w:left w:val="none" w:sz="0" w:space="0" w:color="auto"/>
        <w:bottom w:val="none" w:sz="0" w:space="0" w:color="auto"/>
        <w:right w:val="none" w:sz="0" w:space="0" w:color="auto"/>
      </w:divBdr>
    </w:div>
    <w:div w:id="1853185337">
      <w:bodyDiv w:val="1"/>
      <w:marLeft w:val="0"/>
      <w:marRight w:val="0"/>
      <w:marTop w:val="0"/>
      <w:marBottom w:val="0"/>
      <w:divBdr>
        <w:top w:val="none" w:sz="0" w:space="0" w:color="auto"/>
        <w:left w:val="none" w:sz="0" w:space="0" w:color="auto"/>
        <w:bottom w:val="none" w:sz="0" w:space="0" w:color="auto"/>
        <w:right w:val="none" w:sz="0" w:space="0" w:color="auto"/>
      </w:divBdr>
    </w:div>
    <w:div w:id="1855654835">
      <w:bodyDiv w:val="1"/>
      <w:marLeft w:val="0"/>
      <w:marRight w:val="0"/>
      <w:marTop w:val="0"/>
      <w:marBottom w:val="0"/>
      <w:divBdr>
        <w:top w:val="none" w:sz="0" w:space="0" w:color="auto"/>
        <w:left w:val="none" w:sz="0" w:space="0" w:color="auto"/>
        <w:bottom w:val="none" w:sz="0" w:space="0" w:color="auto"/>
        <w:right w:val="none" w:sz="0" w:space="0" w:color="auto"/>
      </w:divBdr>
    </w:div>
    <w:div w:id="1889342995">
      <w:bodyDiv w:val="1"/>
      <w:marLeft w:val="0"/>
      <w:marRight w:val="0"/>
      <w:marTop w:val="0"/>
      <w:marBottom w:val="0"/>
      <w:divBdr>
        <w:top w:val="none" w:sz="0" w:space="0" w:color="auto"/>
        <w:left w:val="none" w:sz="0" w:space="0" w:color="auto"/>
        <w:bottom w:val="none" w:sz="0" w:space="0" w:color="auto"/>
        <w:right w:val="none" w:sz="0" w:space="0" w:color="auto"/>
      </w:divBdr>
    </w:div>
    <w:div w:id="1893955346">
      <w:bodyDiv w:val="1"/>
      <w:marLeft w:val="0"/>
      <w:marRight w:val="0"/>
      <w:marTop w:val="0"/>
      <w:marBottom w:val="0"/>
      <w:divBdr>
        <w:top w:val="none" w:sz="0" w:space="0" w:color="auto"/>
        <w:left w:val="none" w:sz="0" w:space="0" w:color="auto"/>
        <w:bottom w:val="none" w:sz="0" w:space="0" w:color="auto"/>
        <w:right w:val="none" w:sz="0" w:space="0" w:color="auto"/>
      </w:divBdr>
    </w:div>
    <w:div w:id="209312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success.outsystems.com/Documentation/10/Developing_an_Application/Use_Data/Offline/Offline_Data_Sync_Patterns/Read%2F%2FWrite_Data_One-to-Many"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hyperlink" Target="file:///C:\Users\Diogo\Desktop\LEIC\PS\relatorio\Relatorio_WORD_2010%20v0.1.docx" TargetMode="External"/><Relationship Id="rId17" Type="http://schemas.openxmlformats.org/officeDocument/2006/relationships/image" Target="media/image5.png"/><Relationship Id="rId25" Type="http://schemas.openxmlformats.org/officeDocument/2006/relationships/hyperlink" Target="https://success.outsystems.com/Documentation/10/Developing_an_Application/Use_Data/Offline/Offline_Data_Sync_Patterns/Read%2F%2FWrite_Data_with_Conflict_Detection"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iogo\Desktop\LEIC\PS\relatorio\Relatorio_WORD_2010%20v0.1.docx" TargetMode="External"/><Relationship Id="rId24" Type="http://schemas.openxmlformats.org/officeDocument/2006/relationships/hyperlink" Target="https://success.outsystems.com/Documentation/10/Developing_an_Application/Use_Data/Offline/Offline_Data_Sync_Patterns/Read%2F%2FWrite_Data_Last_Write_Win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success.outsystems.com/Documentation/10/Developing_an_Application/Use_Data/Offline/Offline_Data_Sync_Patterns/Read-Only_Data_Optimized" TargetMode="External"/><Relationship Id="rId28" Type="http://schemas.openxmlformats.org/officeDocument/2006/relationships/hyperlink" Target="https://success.outsystems.com/Documentation/10/Developing_an_Application/Use_Data/Offline/Offline_Data_Sync_Patterns/Read%2F%2FWrite_Data_Last_Write_Wins"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hyperlink" Target="file:///C:\Users\Diogo\Desktop\LEIC\PS\relatorio\Relatorio_WORD_2010%20v0.1.docx" TargetMode="Externa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hyperlink" Target="https://success.outsystems.com/Documentation/10/Developing_an_Application/Use_Data/Offline/Offline_Data_Sync_Patterns/Read-Only_Data" TargetMode="External"/><Relationship Id="rId27" Type="http://schemas.openxmlformats.org/officeDocument/2006/relationships/hyperlink" Target="https://success.outsystems.com/Documentation/10/Developing_an_Application/Use_Data/Offline/Offline_Data_Sync_Patterns/Read-Only_Data_Optimize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Ran18</b:Tag>
    <b:SourceType>InternetSite</b:SourceType>
    <b:Guid>{9F8D2656-B2C2-4383-BB78-1DA359FF8671}</b:Guid>
    <b:Author>
      <b:Author>
        <b:Corporate>Randstrand</b:Corporate>
      </b:Author>
    </b:Author>
    <b:Title>My Profile</b:Title>
    <b:ProductionCompany>Randstrand</b:ProductionCompany>
    <b:YearAccessed>2018</b:YearAccessed>
    <b:MonthAccessed>Abril</b:MonthAccessed>
    <b:URL>https://myprofile.randstad.pt/</b:URL>
    <b:RefOrder>2</b:RefOrder>
  </b:Source>
  <b:Source>
    <b:Tag>Min18</b:Tag>
    <b:SourceType>InternetSite</b:SourceType>
    <b:Guid>{FAAF8618-8502-40E2-B611-FC3ED96910A4}</b:Guid>
    <b:Author>
      <b:Author>
        <b:Corporate>Mind Source</b:Corporate>
      </b:Author>
    </b:Author>
    <b:Title>Portal de Emprego</b:Title>
    <b:ProductionCompany>Mind Source</b:ProductionCompany>
    <b:YearAccessed>2018</b:YearAccessed>
    <b:MonthAccessed>Abril</b:MonthAccessed>
    <b:URL>https://emprego.mindsource.pt/</b:URL>
    <b:RefOrder>1</b:RefOrder>
  </b:Source>
  <b:Source>
    <b:Tag>Lin03</b:Tag>
    <b:SourceType>InternetSite</b:SourceType>
    <b:Guid>{89916FC1-7656-4B95-89A5-E00BBEB2FE5D}</b:Guid>
    <b:Author>
      <b:Author>
        <b:Corporate>LinkedIn Corporation</b:Corporate>
      </b:Author>
    </b:Author>
    <b:Title>LinkeId</b:Title>
    <b:ProductionCompany>LinkedIn Corporation</b:ProductionCompany>
    <b:Year>2003</b:Year>
    <b:Month>Maio</b:Month>
    <b:Day>05</b:Day>
    <b:YearAccessed>2018</b:YearAccessed>
    <b:MonthAccessed>Abril</b:MonthAccessed>
    <b:URL>https://pt.linkedin.com/</b:URL>
    <b:RefOrder>3</b:RefOrder>
  </b:Source>
  <b:Source>
    <b:Tag>ITJ18</b:Tag>
    <b:SourceType>InternetSite</b:SourceType>
    <b:Guid>{5EB81A22-6F04-492C-8EEE-CC60EFD294CB}</b:Guid>
    <b:Author>
      <b:Author>
        <b:Corporate>ITJobs Portugal</b:Corporate>
      </b:Author>
    </b:Author>
    <b:Title>ITJobs</b:Title>
    <b:ProductionCompany>ITJobs Portugal</b:ProductionCompany>
    <b:YearAccessed>2018</b:YearAccessed>
    <b:MonthAccessed>Abril</b:MonthAccessed>
    <b:URL>https://www.itjobs.pt/</b:URL>
    <b:RefOrder>4</b:RefOrder>
  </b:Source>
  <b:Source>
    <b:Tag>Out18</b:Tag>
    <b:SourceType>InternetSite</b:SourceType>
    <b:Guid>{2B40AC7A-4752-4949-B26F-758E4F9D9A2D}</b:Guid>
    <b:Author>
      <b:Author>
        <b:Corporate>OutSystems</b:Corporate>
      </b:Author>
    </b:Author>
    <b:Title>OutSystems Architecture</b:Title>
    <b:ProductionCompany>OutSystems</b:ProductionCompany>
    <b:YearAccessed>2018</b:YearAccessed>
    <b:MonthAccessed>Abril</b:MonthAccessed>
    <b:URL>https://success.outsystems.com/Evaluation/Architecture/2_OutSystems_Platform_architecture</b:URL>
    <b:RefOrder>5</b:RefOrder>
  </b:Source>
</b:Sources>
</file>

<file path=customXml/itemProps1.xml><?xml version="1.0" encoding="utf-8"?>
<ds:datastoreItem xmlns:ds="http://schemas.openxmlformats.org/officeDocument/2006/customXml" ds:itemID="{91CD3F9D-D5F2-4D60-B779-DE666ED4E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Pages>
  <Words>14245</Words>
  <Characters>76923</Characters>
  <Application>Microsoft Office Word</Application>
  <DocSecurity>0</DocSecurity>
  <Lines>641</Lines>
  <Paragraphs>181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CCLEIC</dc:creator>
  <cp:lastModifiedBy>Rui</cp:lastModifiedBy>
  <cp:revision>6</cp:revision>
  <cp:lastPrinted>2018-04-22T15:11:00Z</cp:lastPrinted>
  <dcterms:created xsi:type="dcterms:W3CDTF">2018-04-22T15:18:00Z</dcterms:created>
  <dcterms:modified xsi:type="dcterms:W3CDTF">2018-04-22T18:53:00Z</dcterms:modified>
</cp:coreProperties>
</file>